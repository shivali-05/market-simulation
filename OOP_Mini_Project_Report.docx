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3711" w14:textId="77777777" w:rsidR="00900E8E" w:rsidRPr="007C5E36" w:rsidRDefault="00000000">
      <w:pPr>
        <w:pStyle w:val="Body"/>
        <w:ind w:firstLine="720"/>
        <w:jc w:val="center"/>
        <w:rPr>
          <w:rFonts w:ascii="Times New Roman" w:eastAsia="Times New Roman" w:hAnsi="Times New Roman" w:cs="Times New Roman"/>
          <w:b/>
          <w:bCs/>
          <w:sz w:val="30"/>
          <w:szCs w:val="30"/>
        </w:rPr>
      </w:pPr>
      <w:r w:rsidRPr="007C5E36">
        <w:rPr>
          <w:rFonts w:ascii="Times New Roman" w:hAnsi="Times New Roman" w:cs="Times New Roman"/>
          <w:noProof/>
          <w:rPrChange w:id="0" w:author="Anushree Balaji" w:date="2026-04-17T09:58:00Z" w16du:dateUtc="2026-04-17T04:28:00Z">
            <w:rPr>
              <w:noProof/>
            </w:rPr>
          </w:rPrChange>
        </w:rPr>
        <w:drawing>
          <wp:inline distT="0" distB="0" distL="0" distR="0" wp14:anchorId="59FB771E" wp14:editId="1F1594A4">
            <wp:extent cx="1975486" cy="1749425"/>
            <wp:effectExtent l="0" t="0" r="0" b="0"/>
            <wp:docPr id="1073741825" name="officeArt object" descr="Picture 50"/>
            <wp:cNvGraphicFramePr/>
            <a:graphic xmlns:a="http://schemas.openxmlformats.org/drawingml/2006/main">
              <a:graphicData uri="http://schemas.openxmlformats.org/drawingml/2006/picture">
                <pic:pic xmlns:pic="http://schemas.openxmlformats.org/drawingml/2006/picture">
                  <pic:nvPicPr>
                    <pic:cNvPr id="1073741825" name="Picture 50" descr="Picture 50"/>
                    <pic:cNvPicPr>
                      <a:picLocks noChangeAspect="1"/>
                    </pic:cNvPicPr>
                  </pic:nvPicPr>
                  <pic:blipFill>
                    <a:blip r:embed="rId7"/>
                    <a:stretch>
                      <a:fillRect/>
                    </a:stretch>
                  </pic:blipFill>
                  <pic:spPr>
                    <a:xfrm>
                      <a:off x="0" y="0"/>
                      <a:ext cx="1975486" cy="1749425"/>
                    </a:xfrm>
                    <a:prstGeom prst="rect">
                      <a:avLst/>
                    </a:prstGeom>
                    <a:ln w="12700" cap="flat">
                      <a:noFill/>
                      <a:miter lim="400000"/>
                    </a:ln>
                    <a:effectLst/>
                  </pic:spPr>
                </pic:pic>
              </a:graphicData>
            </a:graphic>
          </wp:inline>
        </w:drawing>
      </w:r>
    </w:p>
    <w:p w14:paraId="2B4D4AEA" w14:textId="77777777" w:rsidR="00900E8E" w:rsidRPr="007C5E36" w:rsidRDefault="00000000">
      <w:pPr>
        <w:pStyle w:val="Body"/>
        <w:jc w:val="center"/>
        <w:rPr>
          <w:rFonts w:ascii="Times New Roman" w:eastAsia="Times New Roman" w:hAnsi="Times New Roman" w:cs="Times New Roman"/>
          <w:b/>
          <w:bCs/>
          <w:sz w:val="32"/>
          <w:szCs w:val="32"/>
        </w:rPr>
      </w:pPr>
      <w:r w:rsidRPr="007C5E36">
        <w:rPr>
          <w:rFonts w:ascii="Times New Roman" w:hAnsi="Times New Roman" w:cs="Times New Roman"/>
          <w:b/>
          <w:bCs/>
          <w:sz w:val="32"/>
          <w:szCs w:val="32"/>
        </w:rPr>
        <w:t>SVKM</w:t>
      </w:r>
      <w:r w:rsidRPr="007C5E36">
        <w:rPr>
          <w:rFonts w:ascii="Times New Roman" w:hAnsi="Times New Roman" w:cs="Times New Roman"/>
          <w:b/>
          <w:bCs/>
          <w:sz w:val="32"/>
          <w:szCs w:val="32"/>
          <w:lang w:val="en-US"/>
        </w:rPr>
        <w:t>’</w:t>
      </w:r>
      <w:r w:rsidRPr="007C5E36">
        <w:rPr>
          <w:rFonts w:ascii="Times New Roman" w:hAnsi="Times New Roman" w:cs="Times New Roman"/>
          <w:b/>
          <w:bCs/>
          <w:sz w:val="32"/>
          <w:szCs w:val="32"/>
          <w:lang w:val="de-DE"/>
        </w:rPr>
        <w:t>s NMIMS</w:t>
      </w:r>
    </w:p>
    <w:p w14:paraId="4F3FAE47" w14:textId="77777777" w:rsidR="00900E8E" w:rsidRPr="007C5E36" w:rsidRDefault="00000000">
      <w:pPr>
        <w:pStyle w:val="Body"/>
        <w:jc w:val="center"/>
        <w:rPr>
          <w:rFonts w:ascii="Times New Roman" w:eastAsia="Times New Roman" w:hAnsi="Times New Roman" w:cs="Times New Roman"/>
          <w:b/>
          <w:bCs/>
          <w:sz w:val="32"/>
          <w:szCs w:val="32"/>
        </w:rPr>
      </w:pPr>
      <w:r w:rsidRPr="007C5E36">
        <w:rPr>
          <w:rFonts w:ascii="Times New Roman" w:hAnsi="Times New Roman" w:cs="Times New Roman"/>
          <w:b/>
          <w:bCs/>
          <w:sz w:val="32"/>
          <w:szCs w:val="32"/>
          <w:lang w:val="en-US"/>
        </w:rPr>
        <w:t xml:space="preserve">School of Technology Management &amp; Engineering, </w:t>
      </w:r>
    </w:p>
    <w:p w14:paraId="590DA745" w14:textId="77777777" w:rsidR="00900E8E" w:rsidRPr="007C5E36" w:rsidRDefault="00000000">
      <w:pPr>
        <w:pStyle w:val="Body"/>
        <w:jc w:val="center"/>
        <w:rPr>
          <w:rFonts w:ascii="Times New Roman" w:eastAsia="Times New Roman" w:hAnsi="Times New Roman" w:cs="Times New Roman"/>
          <w:b/>
          <w:bCs/>
          <w:sz w:val="32"/>
          <w:szCs w:val="32"/>
        </w:rPr>
      </w:pPr>
      <w:r w:rsidRPr="007C5E36">
        <w:rPr>
          <w:rFonts w:ascii="Times New Roman" w:hAnsi="Times New Roman" w:cs="Times New Roman"/>
          <w:b/>
          <w:bCs/>
          <w:sz w:val="32"/>
          <w:szCs w:val="32"/>
          <w:lang w:val="it-IT"/>
        </w:rPr>
        <w:t>Navi Mumbai Campus</w:t>
      </w:r>
    </w:p>
    <w:p w14:paraId="7BD6D4DC" w14:textId="77777777" w:rsidR="00900E8E" w:rsidRPr="007C5E36" w:rsidRDefault="00900E8E">
      <w:pPr>
        <w:pStyle w:val="Body"/>
        <w:jc w:val="center"/>
        <w:rPr>
          <w:rFonts w:ascii="Times New Roman" w:eastAsia="Times New Roman" w:hAnsi="Times New Roman" w:cs="Times New Roman"/>
          <w:b/>
          <w:bCs/>
          <w:color w:val="222222"/>
          <w:kern w:val="0"/>
          <w:sz w:val="29"/>
          <w:szCs w:val="29"/>
          <w:u w:color="222222"/>
          <w:lang w:val="en-US"/>
        </w:rPr>
      </w:pPr>
    </w:p>
    <w:tbl>
      <w:tblPr>
        <w:tblW w:w="1020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98"/>
        <w:gridCol w:w="5575"/>
        <w:gridCol w:w="2334"/>
      </w:tblGrid>
      <w:tr w:rsidR="00900E8E" w:rsidRPr="007C5E36" w14:paraId="6F2BFA49" w14:textId="77777777">
        <w:trPr>
          <w:trHeight w:val="300"/>
          <w:jc w:val="center"/>
        </w:trPr>
        <w:tc>
          <w:tcPr>
            <w:tcW w:w="22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B0F11B" w14:textId="77777777" w:rsidR="00900E8E" w:rsidRPr="007C5E36" w:rsidRDefault="00000000">
            <w:pPr>
              <w:pStyle w:val="Body"/>
              <w:rPr>
                <w:rFonts w:ascii="Times New Roman" w:hAnsi="Times New Roman" w:cs="Times New Roman"/>
                <w:rPrChange w:id="1" w:author="Anushree Balaji" w:date="2026-04-17T09:58:00Z" w16du:dateUtc="2026-04-17T04:28:00Z">
                  <w:rPr/>
                </w:rPrChange>
              </w:rPr>
            </w:pPr>
            <w:proofErr w:type="gramStart"/>
            <w:r w:rsidRPr="007C5E36">
              <w:rPr>
                <w:rFonts w:ascii="Times New Roman" w:hAnsi="Times New Roman" w:cs="Times New Roman"/>
                <w:b/>
                <w:bCs/>
                <w:lang w:val="en-US"/>
              </w:rPr>
              <w:t>Year:-</w:t>
            </w:r>
            <w:proofErr w:type="gramEnd"/>
            <w:r w:rsidRPr="007C5E36">
              <w:rPr>
                <w:rFonts w:ascii="Times New Roman" w:hAnsi="Times New Roman" w:cs="Times New Roman"/>
                <w:b/>
                <w:bCs/>
                <w:lang w:val="en-US"/>
              </w:rPr>
              <w:t>II</w:t>
            </w:r>
          </w:p>
        </w:tc>
        <w:tc>
          <w:tcPr>
            <w:tcW w:w="55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1E9C4F" w14:textId="3B820CB6" w:rsidR="00900E8E" w:rsidRPr="007C5E36" w:rsidRDefault="00000000">
            <w:pPr>
              <w:pStyle w:val="Body"/>
              <w:spacing w:after="0" w:line="360" w:lineRule="auto"/>
              <w:jc w:val="center"/>
              <w:rPr>
                <w:rFonts w:ascii="Times New Roman" w:hAnsi="Times New Roman" w:cs="Times New Roman"/>
                <w:rPrChange w:id="2" w:author="Anushree Balaji" w:date="2026-04-17T09:58:00Z" w16du:dateUtc="2026-04-17T04:28:00Z">
                  <w:rPr/>
                </w:rPrChange>
              </w:rPr>
            </w:pPr>
            <w:proofErr w:type="gramStart"/>
            <w:r w:rsidRPr="007C5E36">
              <w:rPr>
                <w:rFonts w:ascii="Times New Roman" w:hAnsi="Times New Roman" w:cs="Times New Roman"/>
                <w:b/>
                <w:bCs/>
                <w:lang w:val="en-US"/>
              </w:rPr>
              <w:t>Program:-</w:t>
            </w:r>
            <w:proofErr w:type="gramEnd"/>
            <w:r w:rsidRPr="007C5E36">
              <w:rPr>
                <w:rFonts w:ascii="Times New Roman" w:hAnsi="Times New Roman" w:cs="Times New Roman"/>
                <w:b/>
                <w:bCs/>
                <w:lang w:val="en-US"/>
              </w:rPr>
              <w:t xml:space="preserve"> </w:t>
            </w:r>
            <w:del w:id="3" w:author="Anushree Balaji" w:date="2026-04-17T09:58:00Z" w16du:dateUtc="2026-04-17T04:28:00Z">
              <w:r w:rsidRPr="007C5E36" w:rsidDel="007C5E36">
                <w:rPr>
                  <w:rFonts w:ascii="Times New Roman" w:hAnsi="Times New Roman" w:cs="Times New Roman"/>
                  <w:b/>
                  <w:bCs/>
                  <w:lang w:val="en-US"/>
                </w:rPr>
                <w:delText>B. Tech/</w:delText>
              </w:r>
            </w:del>
            <w:r w:rsidRPr="007C5E36">
              <w:rPr>
                <w:rFonts w:ascii="Times New Roman" w:hAnsi="Times New Roman" w:cs="Times New Roman"/>
                <w:b/>
                <w:bCs/>
                <w:lang w:val="en-US"/>
              </w:rPr>
              <w:t>MBA Tech</w:t>
            </w:r>
            <w:ins w:id="4" w:author="Anushree Balaji" w:date="2026-04-17T09:58:00Z" w16du:dateUtc="2026-04-17T04:28:00Z">
              <w:r w:rsidR="007C5E36">
                <w:rPr>
                  <w:rFonts w:ascii="Times New Roman" w:hAnsi="Times New Roman" w:cs="Times New Roman"/>
                  <w:b/>
                  <w:bCs/>
                  <w:lang w:val="en-US"/>
                </w:rPr>
                <w:t xml:space="preserve"> CE D1</w:t>
              </w:r>
            </w:ins>
          </w:p>
        </w:tc>
        <w:tc>
          <w:tcPr>
            <w:tcW w:w="23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5F5426" w14:textId="77777777" w:rsidR="00900E8E" w:rsidRPr="007C5E36" w:rsidRDefault="00000000">
            <w:pPr>
              <w:pStyle w:val="Body"/>
              <w:spacing w:after="0" w:line="360" w:lineRule="auto"/>
              <w:rPr>
                <w:rFonts w:ascii="Times New Roman" w:hAnsi="Times New Roman" w:cs="Times New Roman"/>
                <w:rPrChange w:id="5" w:author="Anushree Balaji" w:date="2026-04-17T09:58:00Z" w16du:dateUtc="2026-04-17T04:28:00Z">
                  <w:rPr/>
                </w:rPrChange>
              </w:rPr>
            </w:pPr>
            <w:proofErr w:type="gramStart"/>
            <w:r w:rsidRPr="007C5E36">
              <w:rPr>
                <w:rFonts w:ascii="Times New Roman" w:hAnsi="Times New Roman" w:cs="Times New Roman"/>
                <w:b/>
                <w:bCs/>
                <w:lang w:val="en-US"/>
              </w:rPr>
              <w:t>Semester:-</w:t>
            </w:r>
            <w:proofErr w:type="gramEnd"/>
            <w:r w:rsidRPr="007C5E36">
              <w:rPr>
                <w:rFonts w:ascii="Times New Roman" w:hAnsi="Times New Roman" w:cs="Times New Roman"/>
                <w:b/>
                <w:bCs/>
                <w:lang w:val="en-US"/>
              </w:rPr>
              <w:t xml:space="preserve"> IV</w:t>
            </w:r>
          </w:p>
        </w:tc>
      </w:tr>
    </w:tbl>
    <w:p w14:paraId="052DC37A" w14:textId="77777777" w:rsidR="00900E8E" w:rsidRPr="007C5E36" w:rsidRDefault="00900E8E">
      <w:pPr>
        <w:pStyle w:val="Body"/>
        <w:widowControl w:val="0"/>
        <w:spacing w:line="240" w:lineRule="auto"/>
        <w:jc w:val="center"/>
        <w:rPr>
          <w:rFonts w:ascii="Times New Roman" w:eastAsia="Times New Roman" w:hAnsi="Times New Roman" w:cs="Times New Roman"/>
          <w:b/>
          <w:bCs/>
          <w:color w:val="222222"/>
          <w:kern w:val="0"/>
          <w:sz w:val="29"/>
          <w:szCs w:val="29"/>
          <w:u w:color="222222"/>
          <w:lang w:val="en-US"/>
        </w:rPr>
      </w:pPr>
    </w:p>
    <w:p w14:paraId="47B0C3A9" w14:textId="77777777" w:rsidR="00900E8E" w:rsidRPr="007C5E36" w:rsidRDefault="00900E8E">
      <w:pPr>
        <w:pStyle w:val="Body"/>
        <w:jc w:val="center"/>
        <w:rPr>
          <w:rFonts w:ascii="Times New Roman" w:eastAsia="Times New Roman" w:hAnsi="Times New Roman" w:cs="Times New Roman"/>
          <w:b/>
          <w:bCs/>
        </w:rPr>
      </w:pPr>
    </w:p>
    <w:p w14:paraId="634F07E7" w14:textId="77777777" w:rsidR="00900E8E" w:rsidRPr="007C5E36" w:rsidRDefault="00000000">
      <w:pPr>
        <w:pStyle w:val="Body"/>
        <w:jc w:val="center"/>
        <w:rPr>
          <w:rFonts w:ascii="Times New Roman" w:eastAsia="Times New Roman" w:hAnsi="Times New Roman" w:cs="Times New Roman"/>
          <w:b/>
          <w:bCs/>
          <w:color w:val="002060"/>
          <w:kern w:val="0"/>
          <w:sz w:val="32"/>
          <w:szCs w:val="32"/>
          <w:u w:color="002060"/>
        </w:rPr>
      </w:pPr>
      <w:proofErr w:type="gramStart"/>
      <w:r w:rsidRPr="007C5E36">
        <w:rPr>
          <w:rFonts w:ascii="Times New Roman" w:hAnsi="Times New Roman" w:cs="Times New Roman"/>
          <w:b/>
          <w:bCs/>
          <w:color w:val="002060"/>
          <w:sz w:val="28"/>
          <w:szCs w:val="28"/>
          <w:u w:color="002060"/>
          <w:lang w:val="en-US"/>
        </w:rPr>
        <w:t>Subject:-</w:t>
      </w:r>
      <w:proofErr w:type="gramEnd"/>
      <w:r w:rsidRPr="007C5E36">
        <w:rPr>
          <w:rFonts w:ascii="Times New Roman" w:hAnsi="Times New Roman" w:cs="Times New Roman"/>
          <w:b/>
          <w:bCs/>
          <w:color w:val="002060"/>
          <w:sz w:val="28"/>
          <w:szCs w:val="28"/>
          <w:u w:color="002060"/>
          <w:lang w:val="en-US"/>
        </w:rPr>
        <w:t xml:space="preserve"> Object-Oriented Programming through JAVA</w:t>
      </w:r>
    </w:p>
    <w:p w14:paraId="69EF1D21" w14:textId="77777777" w:rsidR="00900E8E" w:rsidRPr="007C5E36" w:rsidRDefault="00900E8E">
      <w:pPr>
        <w:pStyle w:val="Body"/>
        <w:jc w:val="center"/>
        <w:rPr>
          <w:rFonts w:ascii="Times New Roman" w:eastAsia="Times New Roman" w:hAnsi="Times New Roman" w:cs="Times New Roman"/>
          <w:b/>
          <w:bCs/>
          <w:color w:val="222222"/>
          <w:kern w:val="0"/>
          <w:sz w:val="28"/>
          <w:szCs w:val="28"/>
          <w:u w:color="222222"/>
          <w:lang w:val="en-US"/>
        </w:rPr>
      </w:pPr>
    </w:p>
    <w:p w14:paraId="153D70A1" w14:textId="76B3ED52" w:rsidR="00900E8E" w:rsidRPr="007C5E36" w:rsidRDefault="00000000">
      <w:pPr>
        <w:pStyle w:val="Body"/>
        <w:jc w:val="center"/>
        <w:rPr>
          <w:rFonts w:ascii="Times New Roman" w:eastAsia="Times New Roman" w:hAnsi="Times New Roman" w:cs="Times New Roman"/>
          <w:b/>
          <w:bCs/>
          <w:color w:val="222222"/>
          <w:kern w:val="0"/>
          <w:sz w:val="30"/>
          <w:szCs w:val="30"/>
          <w:u w:color="222222"/>
        </w:rPr>
      </w:pPr>
      <w:r w:rsidRPr="007C5E36">
        <w:rPr>
          <w:rFonts w:ascii="Times New Roman" w:hAnsi="Times New Roman" w:cs="Times New Roman"/>
          <w:b/>
          <w:bCs/>
          <w:color w:val="222222"/>
          <w:kern w:val="0"/>
          <w:sz w:val="30"/>
          <w:szCs w:val="30"/>
          <w:u w:color="222222"/>
          <w:lang w:val="en-US"/>
        </w:rPr>
        <w:t xml:space="preserve">Algorithmic Volatility Pattern Detection and </w:t>
      </w:r>
      <w:del w:id="6" w:author="Anushree Balaji" w:date="2026-04-17T09:57:00Z" w16du:dateUtc="2026-04-17T04:27:00Z">
        <w:r w:rsidRPr="00232A4C" w:rsidDel="005A2B0F">
          <w:rPr>
            <w:rFonts w:ascii="Times New Roman" w:hAnsi="Times New Roman" w:cs="Times New Roman"/>
            <w:b/>
            <w:bCs/>
            <w:color w:val="222222"/>
            <w:kern w:val="0"/>
            <w:sz w:val="30"/>
            <w:szCs w:val="30"/>
            <w:u w:color="222222"/>
            <w:lang w:val="en-US"/>
          </w:rPr>
          <w:delText>Behavioural</w:delText>
        </w:r>
      </w:del>
      <w:ins w:id="7" w:author="Anushree Balaji" w:date="2026-04-17T09:57:00Z" w16du:dateUtc="2026-04-17T04:27:00Z">
        <w:r w:rsidR="005A2B0F" w:rsidRPr="007C5E36">
          <w:rPr>
            <w:rFonts w:ascii="Times New Roman" w:hAnsi="Times New Roman" w:cs="Times New Roman"/>
            <w:b/>
            <w:bCs/>
            <w:color w:val="222222"/>
            <w:kern w:val="0"/>
            <w:sz w:val="30"/>
            <w:szCs w:val="30"/>
            <w:u w:color="222222"/>
            <w:lang w:val="en-US"/>
          </w:rPr>
          <w:t>Behavioral</w:t>
        </w:r>
      </w:ins>
      <w:r w:rsidRPr="007C5E36">
        <w:rPr>
          <w:rFonts w:ascii="Times New Roman" w:hAnsi="Times New Roman" w:cs="Times New Roman"/>
          <w:b/>
          <w:bCs/>
          <w:color w:val="222222"/>
          <w:kern w:val="0"/>
          <w:sz w:val="30"/>
          <w:szCs w:val="30"/>
          <w:u w:color="222222"/>
          <w:lang w:val="en-US"/>
        </w:rPr>
        <w:t xml:space="preserve"> Market Simulation in Java</w:t>
      </w:r>
    </w:p>
    <w:p w14:paraId="71168AB4" w14:textId="77777777" w:rsidR="00900E8E" w:rsidRPr="007C5E36" w:rsidRDefault="00000000">
      <w:pPr>
        <w:pStyle w:val="Body"/>
        <w:jc w:val="center"/>
        <w:rPr>
          <w:rFonts w:ascii="Times New Roman" w:eastAsia="Times New Roman" w:hAnsi="Times New Roman" w:cs="Times New Roman"/>
          <w:color w:val="222222"/>
          <w:kern w:val="0"/>
          <w:sz w:val="28"/>
          <w:szCs w:val="28"/>
          <w:u w:color="222222"/>
        </w:rPr>
      </w:pPr>
      <w:r w:rsidRPr="007C5E36">
        <w:rPr>
          <w:rFonts w:ascii="Times New Roman" w:hAnsi="Times New Roman" w:cs="Times New Roman"/>
          <w:color w:val="222222"/>
          <w:kern w:val="0"/>
          <w:sz w:val="28"/>
          <w:szCs w:val="28"/>
          <w:u w:color="222222"/>
          <w:lang w:val="en-US"/>
        </w:rPr>
        <w:t xml:space="preserve">Team Details </w:t>
      </w:r>
    </w:p>
    <w:tbl>
      <w:tblPr>
        <w:tblW w:w="94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28"/>
        <w:gridCol w:w="2530"/>
        <w:gridCol w:w="2315"/>
        <w:gridCol w:w="2399"/>
      </w:tblGrid>
      <w:tr w:rsidR="00900E8E" w:rsidRPr="007C5E36" w14:paraId="74F30A40" w14:textId="77777777">
        <w:trPr>
          <w:trHeight w:val="337"/>
          <w:jc w:val="center"/>
        </w:trPr>
        <w:tc>
          <w:tcPr>
            <w:tcW w:w="22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8D420C4" w14:textId="77777777" w:rsidR="00900E8E" w:rsidRPr="007C5E36" w:rsidRDefault="00000000">
            <w:pPr>
              <w:pStyle w:val="Body"/>
              <w:spacing w:line="259" w:lineRule="auto"/>
              <w:jc w:val="center"/>
              <w:rPr>
                <w:rFonts w:ascii="Times New Roman" w:hAnsi="Times New Roman" w:cs="Times New Roman"/>
                <w:rPrChange w:id="8" w:author="Anushree Balaji" w:date="2026-04-17T09:58:00Z" w16du:dateUtc="2026-04-17T04:28:00Z">
                  <w:rPr/>
                </w:rPrChange>
              </w:rPr>
            </w:pPr>
            <w:r w:rsidRPr="007C5E36">
              <w:rPr>
                <w:rFonts w:ascii="Times New Roman" w:hAnsi="Times New Roman" w:cs="Times New Roman"/>
                <w:b/>
                <w:bCs/>
                <w:color w:val="222222"/>
                <w:kern w:val="0"/>
                <w:sz w:val="30"/>
                <w:szCs w:val="30"/>
                <w:u w:color="222222"/>
                <w:lang w:val="en-US"/>
              </w:rPr>
              <w:t>Name</w:t>
            </w:r>
          </w:p>
        </w:tc>
        <w:tc>
          <w:tcPr>
            <w:tcW w:w="2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F9BEF7" w14:textId="16586F88"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Shivali</w:t>
            </w:r>
            <w:ins w:id="9" w:author="Anushree Balaji" w:date="2026-04-17T09:57:00Z" w16du:dateUtc="2026-04-17T04:27:00Z">
              <w:r w:rsidR="004D0F24" w:rsidRPr="007C5E36">
                <w:rPr>
                  <w:color w:val="222222"/>
                  <w:sz w:val="30"/>
                  <w:szCs w:val="30"/>
                  <w:u w:color="222222"/>
                  <w14:textOutline w14:w="0" w14:cap="flat" w14:cmpd="sng" w14:algn="ctr">
                    <w14:noFill/>
                    <w14:prstDash w14:val="solid"/>
                    <w14:bevel/>
                  </w14:textOutline>
                </w:rPr>
                <w:t xml:space="preserve"> Agarwal</w:t>
              </w:r>
            </w:ins>
          </w:p>
        </w:tc>
        <w:tc>
          <w:tcPr>
            <w:tcW w:w="23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1FF9AD" w14:textId="58104AAB"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Arth</w:t>
            </w:r>
            <w:ins w:id="10" w:author="Anushree Balaji" w:date="2026-04-17T09:57:00Z" w16du:dateUtc="2026-04-17T04:27:00Z">
              <w:r w:rsidR="004D0F24" w:rsidRPr="007C5E36">
                <w:rPr>
                  <w:color w:val="222222"/>
                  <w:sz w:val="30"/>
                  <w:szCs w:val="30"/>
                  <w:u w:color="222222"/>
                  <w14:textOutline w14:w="0" w14:cap="flat" w14:cmpd="sng" w14:algn="ctr">
                    <w14:noFill/>
                    <w14:prstDash w14:val="solid"/>
                    <w14:bevel/>
                  </w14:textOutline>
                </w:rPr>
                <w:t xml:space="preserve"> Agarwal</w:t>
              </w:r>
            </w:ins>
          </w:p>
        </w:tc>
        <w:tc>
          <w:tcPr>
            <w:tcW w:w="23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BA238E" w14:textId="5F30E625"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Anushree</w:t>
            </w:r>
            <w:ins w:id="11" w:author="Anushree Balaji" w:date="2026-04-17T09:57:00Z" w16du:dateUtc="2026-04-17T04:27:00Z">
              <w:r w:rsidR="004D0F24" w:rsidRPr="007C5E36">
                <w:rPr>
                  <w:color w:val="222222"/>
                  <w:sz w:val="30"/>
                  <w:szCs w:val="30"/>
                  <w:u w:color="222222"/>
                  <w14:textOutline w14:w="0" w14:cap="flat" w14:cmpd="sng" w14:algn="ctr">
                    <w14:noFill/>
                    <w14:prstDash w14:val="solid"/>
                    <w14:bevel/>
                  </w14:textOutline>
                </w:rPr>
                <w:t xml:space="preserve"> Balaji</w:t>
              </w:r>
            </w:ins>
          </w:p>
        </w:tc>
      </w:tr>
      <w:tr w:rsidR="00900E8E" w:rsidRPr="007C5E36" w14:paraId="5524865D" w14:textId="77777777">
        <w:trPr>
          <w:trHeight w:val="337"/>
          <w:jc w:val="center"/>
        </w:trPr>
        <w:tc>
          <w:tcPr>
            <w:tcW w:w="22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ADD2945" w14:textId="77777777" w:rsidR="00900E8E" w:rsidRPr="007C5E36" w:rsidRDefault="00000000">
            <w:pPr>
              <w:pStyle w:val="Body"/>
              <w:spacing w:line="259" w:lineRule="auto"/>
              <w:jc w:val="center"/>
              <w:rPr>
                <w:rFonts w:ascii="Times New Roman" w:hAnsi="Times New Roman" w:cs="Times New Roman"/>
                <w:rPrChange w:id="12" w:author="Anushree Balaji" w:date="2026-04-17T09:58:00Z" w16du:dateUtc="2026-04-17T04:28:00Z">
                  <w:rPr/>
                </w:rPrChange>
              </w:rPr>
            </w:pPr>
            <w:r w:rsidRPr="007C5E36">
              <w:rPr>
                <w:rFonts w:ascii="Times New Roman" w:hAnsi="Times New Roman" w:cs="Times New Roman"/>
                <w:b/>
                <w:bCs/>
                <w:color w:val="222222"/>
                <w:kern w:val="0"/>
                <w:sz w:val="30"/>
                <w:szCs w:val="30"/>
                <w:u w:color="222222"/>
                <w:lang w:val="en-US"/>
              </w:rPr>
              <w:t>Roll No</w:t>
            </w:r>
          </w:p>
        </w:tc>
        <w:tc>
          <w:tcPr>
            <w:tcW w:w="2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504D3" w14:textId="77777777"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N002</w:t>
            </w:r>
          </w:p>
        </w:tc>
        <w:tc>
          <w:tcPr>
            <w:tcW w:w="23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16D470" w14:textId="77777777"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N003</w:t>
            </w:r>
          </w:p>
        </w:tc>
        <w:tc>
          <w:tcPr>
            <w:tcW w:w="23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0B8F5" w14:textId="77777777"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N006</w:t>
            </w:r>
          </w:p>
        </w:tc>
      </w:tr>
      <w:tr w:rsidR="00900E8E" w:rsidRPr="007C5E36" w14:paraId="7BE375A0" w14:textId="77777777">
        <w:trPr>
          <w:trHeight w:val="337"/>
          <w:jc w:val="center"/>
        </w:trPr>
        <w:tc>
          <w:tcPr>
            <w:tcW w:w="22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5438542" w14:textId="77777777" w:rsidR="00900E8E" w:rsidRPr="007C5E36" w:rsidRDefault="00000000">
            <w:pPr>
              <w:pStyle w:val="Body"/>
              <w:spacing w:line="259" w:lineRule="auto"/>
              <w:jc w:val="center"/>
              <w:rPr>
                <w:rFonts w:ascii="Times New Roman" w:hAnsi="Times New Roman" w:cs="Times New Roman"/>
                <w:rPrChange w:id="13" w:author="Anushree Balaji" w:date="2026-04-17T09:58:00Z" w16du:dateUtc="2026-04-17T04:28:00Z">
                  <w:rPr/>
                </w:rPrChange>
              </w:rPr>
            </w:pPr>
            <w:r w:rsidRPr="007C5E36">
              <w:rPr>
                <w:rFonts w:ascii="Times New Roman" w:hAnsi="Times New Roman" w:cs="Times New Roman"/>
                <w:b/>
                <w:bCs/>
                <w:color w:val="222222"/>
                <w:kern w:val="0"/>
                <w:sz w:val="30"/>
                <w:szCs w:val="30"/>
                <w:u w:color="222222"/>
                <w:lang w:val="en-US"/>
              </w:rPr>
              <w:t>SAP ID</w:t>
            </w:r>
          </w:p>
        </w:tc>
        <w:tc>
          <w:tcPr>
            <w:tcW w:w="25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5C2F43" w14:textId="77777777" w:rsidR="00900E8E" w:rsidRPr="007C5E36" w:rsidRDefault="00000000">
            <w:pPr>
              <w:spacing w:line="259" w:lineRule="auto"/>
              <w:jc w:val="center"/>
            </w:pPr>
            <w:r w:rsidRPr="007C5E36">
              <w:rPr>
                <w:color w:val="222222"/>
                <w:sz w:val="30"/>
                <w:szCs w:val="30"/>
                <w:u w:color="222222"/>
                <w14:textOutline w14:w="0" w14:cap="flat" w14:cmpd="sng" w14:algn="ctr">
                  <w14:noFill/>
                  <w14:prstDash w14:val="solid"/>
                  <w14:bevel/>
                </w14:textOutline>
              </w:rPr>
              <w:t>70472400139</w:t>
            </w:r>
          </w:p>
        </w:tc>
        <w:tc>
          <w:tcPr>
            <w:tcW w:w="23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8DE199" w14:textId="6ED7B700" w:rsidR="00900E8E" w:rsidRPr="007C5E36" w:rsidRDefault="005A2B0F" w:rsidP="005A2B0F">
            <w:pPr>
              <w:jc w:val="center"/>
              <w:pPrChange w:id="14" w:author="Anushree Balaji" w:date="2026-04-17T09:57:00Z" w16du:dateUtc="2026-04-17T04:27:00Z">
                <w:pPr/>
              </w:pPrChange>
            </w:pPr>
            <w:ins w:id="15" w:author="Anushree Balaji" w:date="2026-04-17T09:56:00Z" w16du:dateUtc="2026-04-17T04:26:00Z">
              <w:r w:rsidRPr="007C5E36">
                <w:rPr>
                  <w:color w:val="222222"/>
                  <w:sz w:val="30"/>
                  <w:szCs w:val="30"/>
                  <w:u w:color="222222"/>
                  <w14:textOutline w14:w="0" w14:cap="flat" w14:cmpd="sng" w14:algn="ctr">
                    <w14:noFill/>
                    <w14:prstDash w14:val="solid"/>
                    <w14:bevel/>
                  </w14:textOutline>
                </w:rPr>
                <w:t>704724001</w:t>
              </w:r>
              <w:r w:rsidRPr="007C5E36">
                <w:rPr>
                  <w:color w:val="222222"/>
                  <w:sz w:val="30"/>
                  <w:szCs w:val="30"/>
                  <w:u w:color="222222"/>
                  <w14:textOutline w14:w="0" w14:cap="flat" w14:cmpd="sng" w14:algn="ctr">
                    <w14:noFill/>
                    <w14:prstDash w14:val="solid"/>
                    <w14:bevel/>
                  </w14:textOutline>
                </w:rPr>
                <w:t>53</w:t>
              </w:r>
            </w:ins>
          </w:p>
        </w:tc>
        <w:tc>
          <w:tcPr>
            <w:tcW w:w="23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496A1" w14:textId="26905E52" w:rsidR="00900E8E" w:rsidRPr="007C5E36" w:rsidRDefault="005A2B0F" w:rsidP="005A2B0F">
            <w:pPr>
              <w:jc w:val="center"/>
              <w:pPrChange w:id="16" w:author="Anushree Balaji" w:date="2026-04-17T09:57:00Z" w16du:dateUtc="2026-04-17T04:27:00Z">
                <w:pPr/>
              </w:pPrChange>
            </w:pPr>
            <w:ins w:id="17" w:author="Anushree Balaji" w:date="2026-04-17T09:56:00Z" w16du:dateUtc="2026-04-17T04:26:00Z">
              <w:r w:rsidRPr="007C5E36">
                <w:rPr>
                  <w:color w:val="222222"/>
                  <w:sz w:val="30"/>
                  <w:szCs w:val="30"/>
                  <w:u w:color="222222"/>
                  <w14:textOutline w14:w="0" w14:cap="flat" w14:cmpd="sng" w14:algn="ctr">
                    <w14:noFill/>
                    <w14:prstDash w14:val="solid"/>
                    <w14:bevel/>
                  </w14:textOutline>
                </w:rPr>
                <w:t>704724001</w:t>
              </w:r>
              <w:r w:rsidRPr="007C5E36">
                <w:rPr>
                  <w:color w:val="222222"/>
                  <w:sz w:val="30"/>
                  <w:szCs w:val="30"/>
                  <w:u w:color="222222"/>
                  <w14:textOutline w14:w="0" w14:cap="flat" w14:cmpd="sng" w14:algn="ctr">
                    <w14:noFill/>
                    <w14:prstDash w14:val="solid"/>
                    <w14:bevel/>
                  </w14:textOutline>
                </w:rPr>
                <w:t>07</w:t>
              </w:r>
            </w:ins>
          </w:p>
        </w:tc>
      </w:tr>
    </w:tbl>
    <w:p w14:paraId="602484D7" w14:textId="77777777" w:rsidR="00900E8E" w:rsidRPr="007C5E36" w:rsidRDefault="00900E8E">
      <w:pPr>
        <w:pStyle w:val="Body"/>
        <w:spacing w:line="240" w:lineRule="auto"/>
        <w:jc w:val="center"/>
        <w:rPr>
          <w:rFonts w:ascii="Times New Roman" w:eastAsia="Times New Roman" w:hAnsi="Times New Roman" w:cs="Times New Roman"/>
          <w:color w:val="222222"/>
          <w:kern w:val="0"/>
          <w:sz w:val="28"/>
          <w:szCs w:val="28"/>
          <w:u w:color="222222"/>
          <w:lang w:val="en-US"/>
        </w:rPr>
      </w:pPr>
    </w:p>
    <w:p w14:paraId="740926E9" w14:textId="77777777" w:rsidR="00900E8E" w:rsidRPr="007C5E36" w:rsidRDefault="00900E8E">
      <w:pPr>
        <w:pStyle w:val="Body"/>
        <w:rPr>
          <w:rFonts w:ascii="Times New Roman" w:eastAsia="Times New Roman" w:hAnsi="Times New Roman" w:cs="Times New Roman"/>
          <w:b/>
          <w:bCs/>
          <w:color w:val="222222"/>
          <w:kern w:val="0"/>
          <w:sz w:val="30"/>
          <w:szCs w:val="30"/>
          <w:u w:color="222222"/>
          <w:lang w:val="en-US"/>
        </w:rPr>
      </w:pPr>
    </w:p>
    <w:p w14:paraId="1F0F1B1D" w14:textId="781B7826" w:rsidR="007C5E36" w:rsidRPr="007C5E36" w:rsidRDefault="007C5E36" w:rsidP="007C5E36">
      <w:pPr>
        <w:pStyle w:val="Body"/>
        <w:jc w:val="center"/>
        <w:rPr>
          <w:rFonts w:ascii="Times New Roman" w:hAnsi="Times New Roman" w:cs="Times New Roman"/>
          <w:color w:val="222222"/>
          <w:kern w:val="0"/>
          <w:sz w:val="30"/>
          <w:szCs w:val="30"/>
          <w:u w:color="222222"/>
          <w:lang w:val="en-US"/>
          <w:rPrChange w:id="18" w:author="Anushree Balaji" w:date="2026-04-17T09:59:00Z" w16du:dateUtc="2026-04-17T04:29:00Z">
            <w:rPr>
              <w:rFonts w:ascii="Times New Roman" w:eastAsia="Times New Roman" w:hAnsi="Times New Roman" w:cs="Times New Roman"/>
              <w:color w:val="222222"/>
              <w:kern w:val="0"/>
              <w:sz w:val="30"/>
              <w:szCs w:val="30"/>
              <w:u w:color="222222"/>
            </w:rPr>
          </w:rPrChange>
        </w:rPr>
      </w:pPr>
      <w:ins w:id="19" w:author="Anushree Balaji" w:date="2026-04-17T09:59:00Z" w16du:dateUtc="2026-04-17T04:29:00Z">
        <w:r>
          <w:rPr>
            <w:rFonts w:ascii="Times New Roman" w:hAnsi="Times New Roman" w:cs="Times New Roman"/>
            <w:color w:val="222222"/>
            <w:kern w:val="0"/>
            <w:sz w:val="30"/>
            <w:szCs w:val="30"/>
            <w:u w:color="222222"/>
            <w:lang w:val="en-US"/>
          </w:rPr>
          <w:t>Under the guidance of:</w:t>
        </w:r>
      </w:ins>
      <w:del w:id="20" w:author="Anushree Balaji" w:date="2026-04-17T09:58:00Z" w16du:dateUtc="2026-04-17T04:28:00Z">
        <w:r w:rsidR="00000000" w:rsidRPr="007C5E36" w:rsidDel="007C5E36">
          <w:rPr>
            <w:rFonts w:ascii="Times New Roman" w:hAnsi="Times New Roman" w:cs="Times New Roman"/>
            <w:color w:val="222222"/>
            <w:kern w:val="0"/>
            <w:sz w:val="30"/>
            <w:szCs w:val="30"/>
            <w:u w:color="222222"/>
            <w:lang w:val="en-US"/>
          </w:rPr>
          <w:delText>Bachelor of Technology (Computer Engineering)</w:delText>
        </w:r>
      </w:del>
      <w:ins w:id="21" w:author="Anushree Balaji" w:date="2026-04-17T09:59:00Z" w16du:dateUtc="2026-04-17T04:29:00Z">
        <w:r>
          <w:rPr>
            <w:rFonts w:ascii="Times New Roman" w:hAnsi="Times New Roman" w:cs="Times New Roman"/>
            <w:color w:val="222222"/>
            <w:kern w:val="0"/>
            <w:sz w:val="30"/>
            <w:szCs w:val="30"/>
            <w:u w:color="222222"/>
            <w:lang w:val="en-US"/>
          </w:rPr>
          <w:t xml:space="preserve"> </w:t>
        </w:r>
        <w:r w:rsidRPr="007C5E36">
          <w:rPr>
            <w:rFonts w:ascii="Times New Roman" w:hAnsi="Times New Roman" w:cs="Times New Roman"/>
            <w:color w:val="222222"/>
            <w:kern w:val="0"/>
            <w:sz w:val="30"/>
            <w:szCs w:val="30"/>
            <w:u w:val="single" w:color="222222"/>
            <w:lang w:val="en-US"/>
            <w:rPrChange w:id="22" w:author="Anushree Balaji" w:date="2026-04-17T09:59:00Z" w16du:dateUtc="2026-04-17T04:29:00Z">
              <w:rPr>
                <w:rFonts w:ascii="Times New Roman" w:hAnsi="Times New Roman" w:cs="Times New Roman"/>
                <w:color w:val="222222"/>
                <w:kern w:val="0"/>
                <w:sz w:val="30"/>
                <w:szCs w:val="30"/>
                <w:u w:color="222222"/>
                <w:lang w:val="en-US"/>
              </w:rPr>
            </w:rPrChange>
          </w:rPr>
          <w:t>Prof. Radhika Patil</w:t>
        </w:r>
      </w:ins>
    </w:p>
    <w:p w14:paraId="4CE1E1EC" w14:textId="77777777" w:rsidR="00900E8E" w:rsidRPr="007C5E36" w:rsidRDefault="00000000">
      <w:pPr>
        <w:pStyle w:val="Body"/>
        <w:jc w:val="center"/>
        <w:rPr>
          <w:rFonts w:ascii="Times New Roman" w:eastAsia="Times New Roman" w:hAnsi="Times New Roman" w:cs="Times New Roman"/>
          <w:color w:val="222222"/>
          <w:kern w:val="0"/>
          <w:sz w:val="30"/>
          <w:szCs w:val="30"/>
          <w:u w:color="222222"/>
        </w:rPr>
      </w:pPr>
      <w:r w:rsidRPr="007C5E36">
        <w:rPr>
          <w:rFonts w:ascii="Times New Roman" w:hAnsi="Times New Roman" w:cs="Times New Roman"/>
          <w:color w:val="222222"/>
          <w:kern w:val="0"/>
          <w:sz w:val="30"/>
          <w:szCs w:val="30"/>
          <w:u w:color="222222"/>
          <w:lang w:val="en-US"/>
        </w:rPr>
        <w:lastRenderedPageBreak/>
        <w:t>Second Year, Semester IV</w:t>
      </w:r>
    </w:p>
    <w:p w14:paraId="10A5024A" w14:textId="77777777" w:rsidR="00900E8E" w:rsidRPr="007C5E36" w:rsidRDefault="00000000">
      <w:pPr>
        <w:pStyle w:val="Body"/>
        <w:jc w:val="center"/>
        <w:rPr>
          <w:rFonts w:ascii="Times New Roman" w:eastAsia="Times New Roman" w:hAnsi="Times New Roman" w:cs="Times New Roman"/>
          <w:b/>
          <w:bCs/>
          <w:color w:val="222222"/>
          <w:kern w:val="0"/>
          <w:sz w:val="30"/>
          <w:szCs w:val="30"/>
          <w:u w:color="222222"/>
        </w:rPr>
      </w:pPr>
      <w:r w:rsidRPr="007C5E36">
        <w:rPr>
          <w:rFonts w:ascii="Times New Roman" w:hAnsi="Times New Roman" w:cs="Times New Roman"/>
          <w:b/>
          <w:bCs/>
          <w:color w:val="222222"/>
          <w:kern w:val="0"/>
          <w:sz w:val="30"/>
          <w:szCs w:val="30"/>
          <w:u w:color="222222"/>
          <w:lang w:val="en-US"/>
        </w:rPr>
        <w:t xml:space="preserve">Faculty: Name of the faculty </w:t>
      </w:r>
    </w:p>
    <w:p w14:paraId="25558569" w14:textId="77777777" w:rsidR="00900E8E" w:rsidRPr="007C5E36" w:rsidRDefault="00000000">
      <w:pPr>
        <w:pStyle w:val="Body"/>
        <w:jc w:val="center"/>
        <w:rPr>
          <w:rFonts w:ascii="Times New Roman" w:eastAsia="Times New Roman" w:hAnsi="Times New Roman" w:cs="Times New Roman"/>
          <w:b/>
          <w:bCs/>
          <w:color w:val="222222"/>
          <w:kern w:val="0"/>
          <w:sz w:val="30"/>
          <w:szCs w:val="30"/>
          <w:u w:color="222222"/>
        </w:rPr>
      </w:pPr>
      <w:r w:rsidRPr="007C5E36">
        <w:rPr>
          <w:rFonts w:ascii="Times New Roman" w:hAnsi="Times New Roman" w:cs="Times New Roman"/>
          <w:b/>
          <w:bCs/>
          <w:color w:val="222222"/>
          <w:kern w:val="0"/>
          <w:sz w:val="30"/>
          <w:szCs w:val="30"/>
          <w:u w:color="222222"/>
          <w:lang w:val="en-US"/>
        </w:rPr>
        <w:t>AY 2025-26</w:t>
      </w:r>
    </w:p>
    <w:p w14:paraId="5CEBCD48" w14:textId="77777777" w:rsidR="00900E8E" w:rsidRPr="007C5E36" w:rsidRDefault="00900E8E">
      <w:pPr>
        <w:pStyle w:val="Body"/>
        <w:jc w:val="center"/>
        <w:rPr>
          <w:rFonts w:ascii="Times New Roman" w:eastAsia="Times New Roman" w:hAnsi="Times New Roman" w:cs="Times New Roman"/>
          <w:b/>
          <w:bCs/>
          <w:sz w:val="28"/>
          <w:szCs w:val="28"/>
          <w:u w:val="single"/>
        </w:rPr>
      </w:pPr>
    </w:p>
    <w:p w14:paraId="5D2F2F93" w14:textId="77777777" w:rsidR="00900E8E" w:rsidRPr="007C5E36" w:rsidRDefault="00000000">
      <w:pPr>
        <w:pStyle w:val="Body"/>
        <w:jc w:val="center"/>
        <w:rPr>
          <w:rFonts w:ascii="Times New Roman" w:eastAsia="Times New Roman" w:hAnsi="Times New Roman" w:cs="Times New Roman"/>
          <w:b/>
          <w:bCs/>
          <w:sz w:val="36"/>
          <w:szCs w:val="36"/>
        </w:rPr>
      </w:pPr>
      <w:r w:rsidRPr="007C5E36">
        <w:rPr>
          <w:rFonts w:ascii="Times New Roman" w:hAnsi="Times New Roman" w:cs="Times New Roman"/>
          <w:b/>
          <w:bCs/>
          <w:sz w:val="36"/>
          <w:szCs w:val="36"/>
          <w:lang w:val="en-US"/>
        </w:rPr>
        <w:t>INDEX</w:t>
      </w:r>
    </w:p>
    <w:tbl>
      <w:tblPr>
        <w:tblW w:w="93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324"/>
        <w:gridCol w:w="6464"/>
        <w:gridCol w:w="1572"/>
      </w:tblGrid>
      <w:tr w:rsidR="00900E8E" w:rsidRPr="007C5E36" w14:paraId="1BA91744" w14:textId="77777777">
        <w:trPr>
          <w:trHeight w:val="52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41143C" w14:textId="77777777" w:rsidR="00900E8E" w:rsidRPr="007C5E36" w:rsidRDefault="00000000">
            <w:pPr>
              <w:pStyle w:val="Body"/>
              <w:jc w:val="center"/>
              <w:rPr>
                <w:rFonts w:ascii="Times New Roman" w:hAnsi="Times New Roman" w:cs="Times New Roman"/>
                <w:rPrChange w:id="23" w:author="Anushree Balaji" w:date="2026-04-17T09:58:00Z" w16du:dateUtc="2026-04-17T04:28:00Z">
                  <w:rPr/>
                </w:rPrChange>
              </w:rPr>
            </w:pPr>
            <w:r w:rsidRPr="007C5E36">
              <w:rPr>
                <w:rFonts w:ascii="Times New Roman" w:hAnsi="Times New Roman" w:cs="Times New Roman"/>
                <w:b/>
                <w:bCs/>
                <w:sz w:val="28"/>
                <w:szCs w:val="28"/>
                <w:lang w:val="en-US"/>
              </w:rPr>
              <w:t>Sr. No.</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B228F9" w14:textId="77777777" w:rsidR="00900E8E" w:rsidRPr="007C5E36" w:rsidRDefault="00000000">
            <w:pPr>
              <w:pStyle w:val="Body"/>
              <w:spacing w:after="0" w:line="240" w:lineRule="auto"/>
              <w:jc w:val="center"/>
              <w:rPr>
                <w:rFonts w:ascii="Times New Roman" w:hAnsi="Times New Roman" w:cs="Times New Roman"/>
                <w:rPrChange w:id="24" w:author="Anushree Balaji" w:date="2026-04-17T09:58:00Z" w16du:dateUtc="2026-04-17T04:28:00Z">
                  <w:rPr/>
                </w:rPrChange>
              </w:rPr>
            </w:pPr>
            <w:r w:rsidRPr="007C5E36">
              <w:rPr>
                <w:rFonts w:ascii="Times New Roman" w:hAnsi="Times New Roman" w:cs="Times New Roman"/>
                <w:b/>
                <w:bCs/>
                <w:sz w:val="28"/>
                <w:szCs w:val="28"/>
                <w:lang w:val="en-US"/>
              </w:rPr>
              <w:t>Topic</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DAB6F2" w14:textId="77777777" w:rsidR="00900E8E" w:rsidRPr="007C5E36" w:rsidRDefault="00000000">
            <w:pPr>
              <w:pStyle w:val="Body"/>
              <w:spacing w:after="0" w:line="240" w:lineRule="auto"/>
              <w:jc w:val="center"/>
              <w:rPr>
                <w:rFonts w:ascii="Times New Roman" w:hAnsi="Times New Roman" w:cs="Times New Roman"/>
                <w:rPrChange w:id="25" w:author="Anushree Balaji" w:date="2026-04-17T09:58:00Z" w16du:dateUtc="2026-04-17T04:28:00Z">
                  <w:rPr/>
                </w:rPrChange>
              </w:rPr>
            </w:pPr>
            <w:r w:rsidRPr="007C5E36">
              <w:rPr>
                <w:rFonts w:ascii="Times New Roman" w:hAnsi="Times New Roman" w:cs="Times New Roman"/>
                <w:b/>
                <w:bCs/>
                <w:sz w:val="28"/>
                <w:szCs w:val="28"/>
                <w:lang w:val="en-US"/>
              </w:rPr>
              <w:t>Page No.</w:t>
            </w:r>
          </w:p>
        </w:tc>
      </w:tr>
      <w:tr w:rsidR="00900E8E" w:rsidRPr="007C5E36" w14:paraId="5FA005FF" w14:textId="77777777">
        <w:trPr>
          <w:trHeight w:val="812"/>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EE4BC5" w14:textId="77777777" w:rsidR="00900E8E" w:rsidRPr="007C5E36" w:rsidRDefault="00000000">
            <w:pPr>
              <w:pStyle w:val="Body"/>
              <w:spacing w:after="0" w:line="240" w:lineRule="auto"/>
              <w:jc w:val="center"/>
              <w:rPr>
                <w:rFonts w:ascii="Times New Roman" w:hAnsi="Times New Roman" w:cs="Times New Roman"/>
                <w:rPrChange w:id="26" w:author="Anushree Balaji" w:date="2026-04-17T09:58:00Z" w16du:dateUtc="2026-04-17T04:28:00Z">
                  <w:rPr/>
                </w:rPrChange>
              </w:rPr>
            </w:pPr>
            <w:r w:rsidRPr="007C5E36">
              <w:rPr>
                <w:rFonts w:ascii="Times New Roman" w:hAnsi="Times New Roman" w:cs="Times New Roman"/>
                <w:sz w:val="28"/>
                <w:szCs w:val="28"/>
                <w:lang w:val="en-US"/>
              </w:rPr>
              <w:t>1</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DD9AAA" w14:textId="77777777" w:rsidR="00900E8E" w:rsidRPr="007C5E36" w:rsidRDefault="00000000">
            <w:pPr>
              <w:pStyle w:val="Body"/>
              <w:spacing w:after="0" w:line="240" w:lineRule="auto"/>
              <w:rPr>
                <w:rFonts w:ascii="Times New Roman" w:hAnsi="Times New Roman" w:cs="Times New Roman"/>
                <w:rPrChange w:id="27" w:author="Anushree Balaji" w:date="2026-04-17T09:58:00Z" w16du:dateUtc="2026-04-17T04:28:00Z">
                  <w:rPr/>
                </w:rPrChange>
              </w:rPr>
            </w:pPr>
            <w:r w:rsidRPr="007C5E36">
              <w:rPr>
                <w:rFonts w:ascii="Times New Roman" w:hAnsi="Times New Roman" w:cs="Times New Roman"/>
                <w:sz w:val="28"/>
                <w:szCs w:val="28"/>
                <w:lang w:val="en-US"/>
              </w:rPr>
              <w:t>Introduction</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8313EC" w14:textId="77777777" w:rsidR="00900E8E" w:rsidRPr="007C5E36" w:rsidRDefault="00000000">
            <w:pPr>
              <w:pStyle w:val="Body"/>
              <w:spacing w:after="0" w:line="240" w:lineRule="auto"/>
              <w:jc w:val="center"/>
              <w:rPr>
                <w:rFonts w:ascii="Times New Roman" w:hAnsi="Times New Roman" w:cs="Times New Roman"/>
                <w:rPrChange w:id="28" w:author="Anushree Balaji" w:date="2026-04-17T09:58:00Z" w16du:dateUtc="2026-04-17T04:28:00Z">
                  <w:rPr/>
                </w:rPrChange>
              </w:rPr>
            </w:pPr>
            <w:r w:rsidRPr="007C5E36">
              <w:rPr>
                <w:rFonts w:ascii="Times New Roman" w:hAnsi="Times New Roman" w:cs="Times New Roman"/>
                <w:sz w:val="28"/>
                <w:szCs w:val="28"/>
                <w:lang w:val="en-US"/>
              </w:rPr>
              <w:t>3</w:t>
            </w:r>
          </w:p>
        </w:tc>
      </w:tr>
      <w:tr w:rsidR="00900E8E" w:rsidRPr="007C5E36" w14:paraId="042678AF" w14:textId="77777777">
        <w:trPr>
          <w:trHeight w:val="735"/>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2E97F" w14:textId="77777777" w:rsidR="00900E8E" w:rsidRPr="007C5E36" w:rsidRDefault="00000000">
            <w:pPr>
              <w:pStyle w:val="Body"/>
              <w:spacing w:after="0" w:line="240" w:lineRule="auto"/>
              <w:jc w:val="center"/>
              <w:rPr>
                <w:rFonts w:ascii="Times New Roman" w:hAnsi="Times New Roman" w:cs="Times New Roman"/>
                <w:rPrChange w:id="29" w:author="Anushree Balaji" w:date="2026-04-17T09:58:00Z" w16du:dateUtc="2026-04-17T04:28:00Z">
                  <w:rPr/>
                </w:rPrChange>
              </w:rPr>
            </w:pPr>
            <w:r w:rsidRPr="007C5E36">
              <w:rPr>
                <w:rFonts w:ascii="Times New Roman" w:hAnsi="Times New Roman" w:cs="Times New Roman"/>
                <w:sz w:val="28"/>
                <w:szCs w:val="28"/>
                <w:lang w:val="en-US"/>
              </w:rPr>
              <w:t>2</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946928" w14:textId="77777777" w:rsidR="00900E8E" w:rsidRPr="007C5E36" w:rsidRDefault="00000000">
            <w:pPr>
              <w:pStyle w:val="Body"/>
              <w:spacing w:after="0" w:line="240" w:lineRule="auto"/>
              <w:rPr>
                <w:rFonts w:ascii="Times New Roman" w:hAnsi="Times New Roman" w:cs="Times New Roman"/>
                <w:rPrChange w:id="30" w:author="Anushree Balaji" w:date="2026-04-17T09:58:00Z" w16du:dateUtc="2026-04-17T04:28:00Z">
                  <w:rPr/>
                </w:rPrChange>
              </w:rPr>
            </w:pPr>
            <w:r w:rsidRPr="007C5E36">
              <w:rPr>
                <w:rFonts w:ascii="Times New Roman" w:hAnsi="Times New Roman" w:cs="Times New Roman"/>
                <w:sz w:val="28"/>
                <w:szCs w:val="28"/>
                <w:lang w:val="en-US"/>
              </w:rPr>
              <w:t>Requirement Analysis</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92E9F7" w14:textId="77777777" w:rsidR="00900E8E" w:rsidRPr="007C5E36" w:rsidRDefault="00000000">
            <w:pPr>
              <w:pStyle w:val="Body"/>
              <w:spacing w:after="0" w:line="240" w:lineRule="auto"/>
              <w:jc w:val="center"/>
              <w:rPr>
                <w:rFonts w:ascii="Times New Roman" w:hAnsi="Times New Roman" w:cs="Times New Roman"/>
                <w:rPrChange w:id="31" w:author="Anushree Balaji" w:date="2026-04-17T09:58:00Z" w16du:dateUtc="2026-04-17T04:28:00Z">
                  <w:rPr/>
                </w:rPrChange>
              </w:rPr>
            </w:pPr>
            <w:r w:rsidRPr="007C5E36">
              <w:rPr>
                <w:rFonts w:ascii="Times New Roman" w:hAnsi="Times New Roman" w:cs="Times New Roman"/>
                <w:sz w:val="28"/>
                <w:szCs w:val="28"/>
                <w:lang w:val="en-US"/>
              </w:rPr>
              <w:t>3</w:t>
            </w:r>
          </w:p>
        </w:tc>
      </w:tr>
      <w:tr w:rsidR="00900E8E" w:rsidRPr="007C5E36" w14:paraId="629E992F" w14:textId="77777777">
        <w:trPr>
          <w:trHeight w:val="86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F07DC8" w14:textId="77777777" w:rsidR="00900E8E" w:rsidRPr="007C5E36" w:rsidRDefault="00000000">
            <w:pPr>
              <w:pStyle w:val="Body"/>
              <w:spacing w:after="0" w:line="240" w:lineRule="auto"/>
              <w:jc w:val="center"/>
              <w:rPr>
                <w:rFonts w:ascii="Times New Roman" w:hAnsi="Times New Roman" w:cs="Times New Roman"/>
                <w:rPrChange w:id="32" w:author="Anushree Balaji" w:date="2026-04-17T09:58:00Z" w16du:dateUtc="2026-04-17T04:28:00Z">
                  <w:rPr/>
                </w:rPrChange>
              </w:rPr>
            </w:pPr>
            <w:r w:rsidRPr="007C5E36">
              <w:rPr>
                <w:rFonts w:ascii="Times New Roman" w:hAnsi="Times New Roman" w:cs="Times New Roman"/>
                <w:sz w:val="28"/>
                <w:szCs w:val="28"/>
                <w:lang w:val="en-US"/>
              </w:rPr>
              <w:t>3</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1641F0" w14:textId="77777777" w:rsidR="00900E8E" w:rsidRPr="007C5E36" w:rsidRDefault="00000000">
            <w:pPr>
              <w:pStyle w:val="Body"/>
              <w:spacing w:after="0" w:line="240" w:lineRule="auto"/>
              <w:rPr>
                <w:rFonts w:ascii="Times New Roman" w:hAnsi="Times New Roman" w:cs="Times New Roman"/>
                <w:rPrChange w:id="33" w:author="Anushree Balaji" w:date="2026-04-17T09:58:00Z" w16du:dateUtc="2026-04-17T04:28:00Z">
                  <w:rPr/>
                </w:rPrChange>
              </w:rPr>
            </w:pPr>
            <w:r w:rsidRPr="007C5E36">
              <w:rPr>
                <w:rFonts w:ascii="Times New Roman" w:hAnsi="Times New Roman" w:cs="Times New Roman"/>
                <w:sz w:val="28"/>
                <w:szCs w:val="28"/>
                <w:lang w:val="en-US"/>
              </w:rPr>
              <w:t>Development Technologies</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EC7DB0" w14:textId="77777777" w:rsidR="00900E8E" w:rsidRPr="007C5E36" w:rsidRDefault="00000000">
            <w:pPr>
              <w:pStyle w:val="Body"/>
              <w:spacing w:after="0" w:line="240" w:lineRule="auto"/>
              <w:jc w:val="center"/>
              <w:rPr>
                <w:rFonts w:ascii="Times New Roman" w:hAnsi="Times New Roman" w:cs="Times New Roman"/>
                <w:rPrChange w:id="34" w:author="Anushree Balaji" w:date="2026-04-17T09:58:00Z" w16du:dateUtc="2026-04-17T04:28:00Z">
                  <w:rPr/>
                </w:rPrChange>
              </w:rPr>
            </w:pPr>
            <w:r w:rsidRPr="007C5E36">
              <w:rPr>
                <w:rFonts w:ascii="Times New Roman" w:hAnsi="Times New Roman" w:cs="Times New Roman"/>
                <w:sz w:val="28"/>
                <w:szCs w:val="28"/>
                <w:lang w:val="en-US"/>
              </w:rPr>
              <w:t>4</w:t>
            </w:r>
          </w:p>
        </w:tc>
      </w:tr>
      <w:tr w:rsidR="00900E8E" w:rsidRPr="007C5E36" w14:paraId="0B4C74CE" w14:textId="77777777">
        <w:trPr>
          <w:trHeight w:val="86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678E84" w14:textId="77777777" w:rsidR="00900E8E" w:rsidRPr="007C5E36" w:rsidRDefault="00000000">
            <w:pPr>
              <w:pStyle w:val="Body"/>
              <w:spacing w:after="0" w:line="240" w:lineRule="auto"/>
              <w:jc w:val="center"/>
              <w:rPr>
                <w:rFonts w:ascii="Times New Roman" w:hAnsi="Times New Roman" w:cs="Times New Roman"/>
                <w:rPrChange w:id="35" w:author="Anushree Balaji" w:date="2026-04-17T09:58:00Z" w16du:dateUtc="2026-04-17T04:28:00Z">
                  <w:rPr/>
                </w:rPrChange>
              </w:rPr>
            </w:pPr>
            <w:r w:rsidRPr="007C5E36">
              <w:rPr>
                <w:rFonts w:ascii="Times New Roman" w:hAnsi="Times New Roman" w:cs="Times New Roman"/>
                <w:sz w:val="28"/>
                <w:szCs w:val="28"/>
                <w:lang w:val="en-US"/>
              </w:rPr>
              <w:t>4</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D3541E" w14:textId="77777777" w:rsidR="00900E8E" w:rsidRPr="007C5E36" w:rsidRDefault="00000000">
            <w:pPr>
              <w:pStyle w:val="Body"/>
              <w:spacing w:after="0" w:line="240" w:lineRule="auto"/>
              <w:rPr>
                <w:rFonts w:ascii="Times New Roman" w:hAnsi="Times New Roman" w:cs="Times New Roman"/>
                <w:rPrChange w:id="36" w:author="Anushree Balaji" w:date="2026-04-17T09:58:00Z" w16du:dateUtc="2026-04-17T04:28:00Z">
                  <w:rPr/>
                </w:rPrChange>
              </w:rPr>
            </w:pPr>
            <w:r w:rsidRPr="007C5E36">
              <w:rPr>
                <w:rFonts w:ascii="Times New Roman" w:hAnsi="Times New Roman" w:cs="Times New Roman"/>
                <w:sz w:val="28"/>
                <w:szCs w:val="28"/>
                <w:lang w:val="en-US"/>
              </w:rPr>
              <w:t>Modelling Classes</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4EC79C" w14:textId="0BE8770D" w:rsidR="00900E8E" w:rsidRPr="007C5E36" w:rsidRDefault="00314AC1">
            <w:pPr>
              <w:pStyle w:val="Body"/>
              <w:spacing w:after="0" w:line="240" w:lineRule="auto"/>
              <w:jc w:val="center"/>
              <w:rPr>
                <w:rFonts w:ascii="Times New Roman" w:hAnsi="Times New Roman" w:cs="Times New Roman"/>
                <w:rPrChange w:id="37" w:author="Anushree Balaji" w:date="2026-04-17T09:58:00Z" w16du:dateUtc="2026-04-17T04:28:00Z">
                  <w:rPr/>
                </w:rPrChange>
              </w:rPr>
            </w:pPr>
            <w:ins w:id="38" w:author="Anushree Balaji" w:date="2026-04-17T10:03:00Z" w16du:dateUtc="2026-04-17T04:33:00Z">
              <w:r>
                <w:rPr>
                  <w:rFonts w:ascii="Times New Roman" w:hAnsi="Times New Roman" w:cs="Times New Roman"/>
                  <w:sz w:val="28"/>
                  <w:szCs w:val="28"/>
                  <w:lang w:val="en-US"/>
                </w:rPr>
                <w:t>4</w:t>
              </w:r>
            </w:ins>
            <w:del w:id="39" w:author="Anushree Balaji" w:date="2026-04-17T10:03:00Z" w16du:dateUtc="2026-04-17T04:33:00Z">
              <w:r w:rsidR="00000000" w:rsidRPr="007C5E36" w:rsidDel="00314AC1">
                <w:rPr>
                  <w:rFonts w:ascii="Times New Roman" w:hAnsi="Times New Roman" w:cs="Times New Roman"/>
                  <w:sz w:val="28"/>
                  <w:szCs w:val="28"/>
                  <w:lang w:val="en-US"/>
                </w:rPr>
                <w:delText>5</w:delText>
              </w:r>
            </w:del>
          </w:p>
        </w:tc>
      </w:tr>
      <w:tr w:rsidR="00900E8E" w:rsidRPr="007C5E36" w14:paraId="1749685D" w14:textId="77777777">
        <w:trPr>
          <w:trHeight w:val="75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29C11B" w14:textId="77777777" w:rsidR="00900E8E" w:rsidRPr="007C5E36" w:rsidRDefault="00000000">
            <w:pPr>
              <w:pStyle w:val="Body"/>
              <w:spacing w:after="0" w:line="240" w:lineRule="auto"/>
              <w:jc w:val="center"/>
              <w:rPr>
                <w:rFonts w:ascii="Times New Roman" w:hAnsi="Times New Roman" w:cs="Times New Roman"/>
                <w:rPrChange w:id="40" w:author="Anushree Balaji" w:date="2026-04-17T09:58:00Z" w16du:dateUtc="2026-04-17T04:28:00Z">
                  <w:rPr/>
                </w:rPrChange>
              </w:rPr>
            </w:pPr>
            <w:r w:rsidRPr="007C5E36">
              <w:rPr>
                <w:rFonts w:ascii="Times New Roman" w:hAnsi="Times New Roman" w:cs="Times New Roman"/>
                <w:sz w:val="28"/>
                <w:szCs w:val="28"/>
                <w:lang w:val="en-US"/>
              </w:rPr>
              <w:t>5</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E1DA1C" w14:textId="77777777" w:rsidR="00900E8E" w:rsidRPr="007C5E36" w:rsidRDefault="00000000">
            <w:pPr>
              <w:pStyle w:val="Body"/>
              <w:spacing w:after="0" w:line="240" w:lineRule="auto"/>
              <w:rPr>
                <w:rFonts w:ascii="Times New Roman" w:hAnsi="Times New Roman" w:cs="Times New Roman"/>
                <w:rPrChange w:id="41" w:author="Anushree Balaji" w:date="2026-04-17T09:58:00Z" w16du:dateUtc="2026-04-17T04:28:00Z">
                  <w:rPr/>
                </w:rPrChange>
              </w:rPr>
            </w:pPr>
            <w:r w:rsidRPr="007C5E36">
              <w:rPr>
                <w:rFonts w:ascii="Times New Roman" w:hAnsi="Times New Roman" w:cs="Times New Roman"/>
                <w:color w:val="222222"/>
                <w:sz w:val="28"/>
                <w:szCs w:val="28"/>
                <w:u w:color="222222"/>
                <w:lang w:val="en-US"/>
              </w:rPr>
              <w:t>Progress Review (Week 10/11)</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7951F2" w14:textId="645AD48A" w:rsidR="00900E8E" w:rsidRPr="007C5E36" w:rsidRDefault="00314AC1">
            <w:pPr>
              <w:pStyle w:val="Body"/>
              <w:spacing w:after="0" w:line="240" w:lineRule="auto"/>
              <w:jc w:val="center"/>
              <w:rPr>
                <w:rFonts w:ascii="Times New Roman" w:hAnsi="Times New Roman" w:cs="Times New Roman"/>
                <w:rPrChange w:id="42" w:author="Anushree Balaji" w:date="2026-04-17T09:58:00Z" w16du:dateUtc="2026-04-17T04:28:00Z">
                  <w:rPr/>
                </w:rPrChange>
              </w:rPr>
            </w:pPr>
            <w:ins w:id="43" w:author="Anushree Balaji" w:date="2026-04-17T10:03:00Z" w16du:dateUtc="2026-04-17T04:33:00Z">
              <w:r>
                <w:rPr>
                  <w:rFonts w:ascii="Times New Roman" w:hAnsi="Times New Roman" w:cs="Times New Roman"/>
                  <w:sz w:val="28"/>
                  <w:szCs w:val="28"/>
                  <w:lang w:val="en-US"/>
                </w:rPr>
                <w:t>7</w:t>
              </w:r>
            </w:ins>
            <w:del w:id="44" w:author="Anushree Balaji" w:date="2026-04-17T10:03:00Z" w16du:dateUtc="2026-04-17T04:33:00Z">
              <w:r w:rsidR="00000000" w:rsidRPr="007C5E36" w:rsidDel="00314AC1">
                <w:rPr>
                  <w:rFonts w:ascii="Times New Roman" w:hAnsi="Times New Roman" w:cs="Times New Roman"/>
                  <w:sz w:val="28"/>
                  <w:szCs w:val="28"/>
                  <w:lang w:val="en-US"/>
                </w:rPr>
                <w:delText>9</w:delText>
              </w:r>
            </w:del>
          </w:p>
        </w:tc>
      </w:tr>
      <w:tr w:rsidR="00900E8E" w:rsidRPr="007C5E36" w14:paraId="2875D6B7" w14:textId="77777777">
        <w:trPr>
          <w:trHeight w:val="75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57B25" w14:textId="77777777" w:rsidR="00900E8E" w:rsidRPr="007C5E36" w:rsidRDefault="00000000">
            <w:pPr>
              <w:pStyle w:val="Body"/>
              <w:spacing w:after="0" w:line="240" w:lineRule="auto"/>
              <w:jc w:val="center"/>
              <w:rPr>
                <w:rFonts w:ascii="Times New Roman" w:hAnsi="Times New Roman" w:cs="Times New Roman"/>
                <w:rPrChange w:id="45" w:author="Anushree Balaji" w:date="2026-04-17T09:58:00Z" w16du:dateUtc="2026-04-17T04:28:00Z">
                  <w:rPr/>
                </w:rPrChange>
              </w:rPr>
            </w:pPr>
            <w:r w:rsidRPr="007C5E36">
              <w:rPr>
                <w:rFonts w:ascii="Times New Roman" w:hAnsi="Times New Roman" w:cs="Times New Roman"/>
                <w:sz w:val="28"/>
                <w:szCs w:val="28"/>
                <w:lang w:val="en-US"/>
              </w:rPr>
              <w:t>5</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C21F97" w14:textId="77777777" w:rsidR="00900E8E" w:rsidRPr="007C5E36" w:rsidRDefault="00000000">
            <w:pPr>
              <w:pStyle w:val="Body"/>
              <w:spacing w:after="0" w:line="240" w:lineRule="auto"/>
              <w:rPr>
                <w:rFonts w:ascii="Times New Roman" w:hAnsi="Times New Roman" w:cs="Times New Roman"/>
                <w:rPrChange w:id="46" w:author="Anushree Balaji" w:date="2026-04-17T09:58:00Z" w16du:dateUtc="2026-04-17T04:28:00Z">
                  <w:rPr/>
                </w:rPrChange>
              </w:rPr>
            </w:pPr>
            <w:r w:rsidRPr="007C5E36">
              <w:rPr>
                <w:rFonts w:ascii="Times New Roman" w:hAnsi="Times New Roman" w:cs="Times New Roman"/>
                <w:color w:val="222222"/>
                <w:sz w:val="28"/>
                <w:szCs w:val="28"/>
                <w:u w:color="222222"/>
                <w:lang w:val="en-US"/>
              </w:rPr>
              <w:t>Implementation and Output</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42EC73" w14:textId="21D16BD3" w:rsidR="00900E8E" w:rsidRPr="007C5E36" w:rsidRDefault="00314AC1">
            <w:pPr>
              <w:pStyle w:val="Body"/>
              <w:spacing w:after="0" w:line="240" w:lineRule="auto"/>
              <w:jc w:val="center"/>
              <w:rPr>
                <w:rFonts w:ascii="Times New Roman" w:hAnsi="Times New Roman" w:cs="Times New Roman"/>
                <w:rPrChange w:id="47" w:author="Anushree Balaji" w:date="2026-04-17T09:58:00Z" w16du:dateUtc="2026-04-17T04:28:00Z">
                  <w:rPr/>
                </w:rPrChange>
              </w:rPr>
            </w:pPr>
            <w:ins w:id="48" w:author="Anushree Balaji" w:date="2026-04-17T10:03:00Z" w16du:dateUtc="2026-04-17T04:33:00Z">
              <w:r>
                <w:rPr>
                  <w:rFonts w:ascii="Times New Roman" w:hAnsi="Times New Roman" w:cs="Times New Roman"/>
                  <w:sz w:val="28"/>
                  <w:szCs w:val="28"/>
                  <w:lang w:val="en-US"/>
                </w:rPr>
                <w:t>7</w:t>
              </w:r>
            </w:ins>
            <w:del w:id="49" w:author="Anushree Balaji" w:date="2026-04-17T10:03:00Z" w16du:dateUtc="2026-04-17T04:33:00Z">
              <w:r w:rsidR="00000000" w:rsidRPr="007C5E36" w:rsidDel="00314AC1">
                <w:rPr>
                  <w:rFonts w:ascii="Times New Roman" w:hAnsi="Times New Roman" w:cs="Times New Roman"/>
                  <w:sz w:val="28"/>
                  <w:szCs w:val="28"/>
                  <w:lang w:val="en-US"/>
                </w:rPr>
                <w:delText>10</w:delText>
              </w:r>
            </w:del>
          </w:p>
        </w:tc>
      </w:tr>
      <w:tr w:rsidR="00900E8E" w:rsidRPr="007C5E36" w14:paraId="255437C9" w14:textId="77777777">
        <w:trPr>
          <w:trHeight w:val="758"/>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BAE347" w14:textId="77777777" w:rsidR="00900E8E" w:rsidRPr="007C5E36" w:rsidRDefault="00000000">
            <w:pPr>
              <w:pStyle w:val="Body"/>
              <w:spacing w:after="0" w:line="240" w:lineRule="auto"/>
              <w:jc w:val="center"/>
              <w:rPr>
                <w:rFonts w:ascii="Times New Roman" w:hAnsi="Times New Roman" w:cs="Times New Roman"/>
                <w:rPrChange w:id="50" w:author="Anushree Balaji" w:date="2026-04-17T09:58:00Z" w16du:dateUtc="2026-04-17T04:28:00Z">
                  <w:rPr/>
                </w:rPrChange>
              </w:rPr>
            </w:pPr>
            <w:r w:rsidRPr="007C5E36">
              <w:rPr>
                <w:rFonts w:ascii="Times New Roman" w:hAnsi="Times New Roman" w:cs="Times New Roman"/>
                <w:sz w:val="28"/>
                <w:szCs w:val="28"/>
                <w:lang w:val="en-US"/>
              </w:rPr>
              <w:t>7</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ADE87E" w14:textId="77777777" w:rsidR="00900E8E" w:rsidRPr="007C5E36" w:rsidRDefault="00000000">
            <w:pPr>
              <w:pStyle w:val="Body"/>
              <w:spacing w:after="0" w:line="240" w:lineRule="auto"/>
              <w:rPr>
                <w:rFonts w:ascii="Times New Roman" w:hAnsi="Times New Roman" w:cs="Times New Roman"/>
                <w:rPrChange w:id="51" w:author="Anushree Balaji" w:date="2026-04-17T09:58:00Z" w16du:dateUtc="2026-04-17T04:28:00Z">
                  <w:rPr/>
                </w:rPrChange>
              </w:rPr>
            </w:pPr>
            <w:r w:rsidRPr="007C5E36">
              <w:rPr>
                <w:rFonts w:ascii="Times New Roman" w:hAnsi="Times New Roman" w:cs="Times New Roman"/>
                <w:color w:val="222222"/>
                <w:sz w:val="28"/>
                <w:szCs w:val="28"/>
                <w:u w:color="222222"/>
                <w:lang w:val="en-US"/>
              </w:rPr>
              <w:t>Observations and Learnings</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BD117A" w14:textId="158FF0A7" w:rsidR="00900E8E" w:rsidRPr="007C5E36" w:rsidRDefault="00314AC1">
            <w:pPr>
              <w:pStyle w:val="Body"/>
              <w:spacing w:after="0" w:line="240" w:lineRule="auto"/>
              <w:jc w:val="center"/>
              <w:rPr>
                <w:rFonts w:ascii="Times New Roman" w:hAnsi="Times New Roman" w:cs="Times New Roman"/>
                <w:rPrChange w:id="52" w:author="Anushree Balaji" w:date="2026-04-17T09:58:00Z" w16du:dateUtc="2026-04-17T04:28:00Z">
                  <w:rPr/>
                </w:rPrChange>
              </w:rPr>
            </w:pPr>
            <w:ins w:id="53" w:author="Anushree Balaji" w:date="2026-04-17T10:03:00Z" w16du:dateUtc="2026-04-17T04:33:00Z">
              <w:r>
                <w:rPr>
                  <w:rFonts w:ascii="Times New Roman" w:hAnsi="Times New Roman" w:cs="Times New Roman"/>
                  <w:sz w:val="28"/>
                  <w:szCs w:val="28"/>
                  <w:lang w:val="en-US"/>
                </w:rPr>
                <w:t>11</w:t>
              </w:r>
            </w:ins>
            <w:del w:id="54" w:author="Anushree Balaji" w:date="2026-04-17T10:03:00Z" w16du:dateUtc="2026-04-17T04:33:00Z">
              <w:r w:rsidR="00000000" w:rsidRPr="007C5E36" w:rsidDel="00314AC1">
                <w:rPr>
                  <w:rFonts w:ascii="Times New Roman" w:hAnsi="Times New Roman" w:cs="Times New Roman"/>
                  <w:sz w:val="28"/>
                  <w:szCs w:val="28"/>
                  <w:lang w:val="en-US"/>
                </w:rPr>
                <w:delText>30</w:delText>
              </w:r>
            </w:del>
          </w:p>
        </w:tc>
      </w:tr>
      <w:tr w:rsidR="00900E8E" w:rsidRPr="007C5E36" w14:paraId="439BF30B" w14:textId="77777777">
        <w:trPr>
          <w:trHeight w:val="685"/>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ECD1EB" w14:textId="77777777" w:rsidR="00900E8E" w:rsidRPr="007C5E36" w:rsidRDefault="00000000">
            <w:pPr>
              <w:pStyle w:val="Body"/>
              <w:spacing w:after="0" w:line="240" w:lineRule="auto"/>
              <w:jc w:val="center"/>
              <w:rPr>
                <w:rFonts w:ascii="Times New Roman" w:hAnsi="Times New Roman" w:cs="Times New Roman"/>
                <w:rPrChange w:id="55" w:author="Anushree Balaji" w:date="2026-04-17T09:58:00Z" w16du:dateUtc="2026-04-17T04:28:00Z">
                  <w:rPr/>
                </w:rPrChange>
              </w:rPr>
            </w:pPr>
            <w:r w:rsidRPr="007C5E36">
              <w:rPr>
                <w:rFonts w:ascii="Times New Roman" w:hAnsi="Times New Roman" w:cs="Times New Roman"/>
                <w:sz w:val="28"/>
                <w:szCs w:val="28"/>
                <w:lang w:val="en-US"/>
              </w:rPr>
              <w:t>8</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3DEB2D" w14:textId="77777777" w:rsidR="00900E8E" w:rsidRPr="007C5E36" w:rsidRDefault="00000000">
            <w:pPr>
              <w:pStyle w:val="Body"/>
              <w:spacing w:after="0" w:line="240" w:lineRule="auto"/>
              <w:rPr>
                <w:rFonts w:ascii="Times New Roman" w:hAnsi="Times New Roman" w:cs="Times New Roman"/>
                <w:rPrChange w:id="56" w:author="Anushree Balaji" w:date="2026-04-17T09:58:00Z" w16du:dateUtc="2026-04-17T04:28:00Z">
                  <w:rPr/>
                </w:rPrChange>
              </w:rPr>
            </w:pPr>
            <w:r w:rsidRPr="007C5E36">
              <w:rPr>
                <w:rFonts w:ascii="Times New Roman" w:hAnsi="Times New Roman" w:cs="Times New Roman"/>
                <w:sz w:val="28"/>
                <w:szCs w:val="28"/>
                <w:lang w:val="en-US"/>
              </w:rPr>
              <w:t>Future Scope</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741024" w14:textId="16616C73" w:rsidR="00900E8E" w:rsidRPr="007C5E36" w:rsidRDefault="00314AC1">
            <w:pPr>
              <w:pStyle w:val="Body"/>
              <w:spacing w:after="0" w:line="240" w:lineRule="auto"/>
              <w:jc w:val="center"/>
              <w:rPr>
                <w:rFonts w:ascii="Times New Roman" w:hAnsi="Times New Roman" w:cs="Times New Roman"/>
                <w:rPrChange w:id="57" w:author="Anushree Balaji" w:date="2026-04-17T09:58:00Z" w16du:dateUtc="2026-04-17T04:28:00Z">
                  <w:rPr/>
                </w:rPrChange>
              </w:rPr>
            </w:pPr>
            <w:ins w:id="58" w:author="Anushree Balaji" w:date="2026-04-17T10:03:00Z" w16du:dateUtc="2026-04-17T04:33:00Z">
              <w:r>
                <w:rPr>
                  <w:rFonts w:ascii="Times New Roman" w:hAnsi="Times New Roman" w:cs="Times New Roman"/>
                  <w:sz w:val="28"/>
                  <w:szCs w:val="28"/>
                  <w:lang w:val="en-US"/>
                </w:rPr>
                <w:t>12</w:t>
              </w:r>
            </w:ins>
            <w:del w:id="59" w:author="Anushree Balaji" w:date="2026-04-17T10:03:00Z" w16du:dateUtc="2026-04-17T04:33:00Z">
              <w:r w:rsidR="00000000" w:rsidRPr="007C5E36" w:rsidDel="00314AC1">
                <w:rPr>
                  <w:rFonts w:ascii="Times New Roman" w:hAnsi="Times New Roman" w:cs="Times New Roman"/>
                  <w:sz w:val="28"/>
                  <w:szCs w:val="28"/>
                  <w:lang w:val="en-US"/>
                </w:rPr>
                <w:delText>31</w:delText>
              </w:r>
            </w:del>
          </w:p>
        </w:tc>
      </w:tr>
      <w:tr w:rsidR="00900E8E" w:rsidRPr="007C5E36" w14:paraId="55E41449" w14:textId="77777777">
        <w:trPr>
          <w:trHeight w:val="685"/>
          <w:jc w:val="center"/>
        </w:trPr>
        <w:tc>
          <w:tcPr>
            <w:tcW w:w="13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C7CF27" w14:textId="77777777" w:rsidR="00900E8E" w:rsidRPr="007C5E36" w:rsidRDefault="00000000">
            <w:pPr>
              <w:pStyle w:val="Body"/>
              <w:spacing w:after="0" w:line="240" w:lineRule="auto"/>
              <w:jc w:val="center"/>
              <w:rPr>
                <w:rFonts w:ascii="Times New Roman" w:hAnsi="Times New Roman" w:cs="Times New Roman"/>
                <w:rPrChange w:id="60" w:author="Anushree Balaji" w:date="2026-04-17T09:58:00Z" w16du:dateUtc="2026-04-17T04:28:00Z">
                  <w:rPr/>
                </w:rPrChange>
              </w:rPr>
            </w:pPr>
            <w:r w:rsidRPr="007C5E36">
              <w:rPr>
                <w:rFonts w:ascii="Times New Roman" w:hAnsi="Times New Roman" w:cs="Times New Roman"/>
                <w:sz w:val="28"/>
                <w:szCs w:val="28"/>
                <w:lang w:val="en-US"/>
              </w:rPr>
              <w:t>9</w:t>
            </w:r>
          </w:p>
        </w:tc>
        <w:tc>
          <w:tcPr>
            <w:tcW w:w="64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62E310" w14:textId="77777777" w:rsidR="00900E8E" w:rsidRPr="007C5E36" w:rsidRDefault="00000000">
            <w:pPr>
              <w:pStyle w:val="Body"/>
              <w:spacing w:after="0" w:line="240" w:lineRule="auto"/>
              <w:rPr>
                <w:rFonts w:ascii="Times New Roman" w:hAnsi="Times New Roman" w:cs="Times New Roman"/>
                <w:rPrChange w:id="61" w:author="Anushree Balaji" w:date="2026-04-17T09:58:00Z" w16du:dateUtc="2026-04-17T04:28:00Z">
                  <w:rPr/>
                </w:rPrChange>
              </w:rPr>
            </w:pPr>
            <w:r w:rsidRPr="007C5E36">
              <w:rPr>
                <w:rFonts w:ascii="Times New Roman" w:hAnsi="Times New Roman" w:cs="Times New Roman"/>
                <w:sz w:val="28"/>
                <w:szCs w:val="28"/>
                <w:lang w:val="en-US"/>
              </w:rPr>
              <w:t>Conclusion</w:t>
            </w:r>
          </w:p>
        </w:tc>
        <w:tc>
          <w:tcPr>
            <w:tcW w:w="15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D92C3" w14:textId="6188743F" w:rsidR="00900E8E" w:rsidRPr="007C5E36" w:rsidRDefault="00314AC1">
            <w:pPr>
              <w:pStyle w:val="Body"/>
              <w:spacing w:after="0" w:line="240" w:lineRule="auto"/>
              <w:jc w:val="center"/>
              <w:rPr>
                <w:rFonts w:ascii="Times New Roman" w:hAnsi="Times New Roman" w:cs="Times New Roman"/>
                <w:rPrChange w:id="62" w:author="Anushree Balaji" w:date="2026-04-17T09:58:00Z" w16du:dateUtc="2026-04-17T04:28:00Z">
                  <w:rPr/>
                </w:rPrChange>
              </w:rPr>
            </w:pPr>
            <w:ins w:id="63" w:author="Anushree Balaji" w:date="2026-04-17T10:03:00Z" w16du:dateUtc="2026-04-17T04:33:00Z">
              <w:r>
                <w:rPr>
                  <w:rFonts w:ascii="Times New Roman" w:hAnsi="Times New Roman" w:cs="Times New Roman"/>
                  <w:sz w:val="28"/>
                  <w:szCs w:val="28"/>
                  <w:lang w:val="en-US"/>
                </w:rPr>
                <w:t>12</w:t>
              </w:r>
            </w:ins>
            <w:del w:id="64" w:author="Anushree Balaji" w:date="2026-04-17T10:03:00Z" w16du:dateUtc="2026-04-17T04:33:00Z">
              <w:r w:rsidR="00000000" w:rsidRPr="007C5E36" w:rsidDel="00314AC1">
                <w:rPr>
                  <w:rFonts w:ascii="Times New Roman" w:hAnsi="Times New Roman" w:cs="Times New Roman"/>
                  <w:sz w:val="28"/>
                  <w:szCs w:val="28"/>
                  <w:lang w:val="en-US"/>
                </w:rPr>
                <w:delText>32</w:delText>
              </w:r>
            </w:del>
          </w:p>
        </w:tc>
      </w:tr>
    </w:tbl>
    <w:p w14:paraId="29EB1F5E" w14:textId="58B5A358" w:rsidR="00900E8E" w:rsidRPr="007C5E36" w:rsidDel="007C5E36" w:rsidRDefault="00900E8E">
      <w:pPr>
        <w:pStyle w:val="Body"/>
        <w:widowControl w:val="0"/>
        <w:spacing w:line="240" w:lineRule="auto"/>
        <w:ind w:left="427" w:hanging="427"/>
        <w:jc w:val="center"/>
        <w:rPr>
          <w:del w:id="65" w:author="Anushree Balaji" w:date="2026-04-17T09:58:00Z" w16du:dateUtc="2026-04-17T04:28:00Z"/>
          <w:rFonts w:ascii="Times New Roman" w:eastAsia="Times New Roman" w:hAnsi="Times New Roman" w:cs="Times New Roman"/>
          <w:b/>
          <w:bCs/>
          <w:sz w:val="36"/>
          <w:szCs w:val="36"/>
        </w:rPr>
      </w:pPr>
    </w:p>
    <w:p w14:paraId="3C1F33BD" w14:textId="77777777" w:rsidR="00900E8E" w:rsidRPr="007C5E36" w:rsidDel="007C5E36" w:rsidRDefault="00900E8E">
      <w:pPr>
        <w:pStyle w:val="Body"/>
        <w:jc w:val="center"/>
        <w:rPr>
          <w:del w:id="66" w:author="Anushree Balaji" w:date="2026-04-17T09:57:00Z" w16du:dateUtc="2026-04-17T04:27:00Z"/>
          <w:rFonts w:ascii="Times New Roman" w:eastAsia="Times New Roman" w:hAnsi="Times New Roman" w:cs="Times New Roman"/>
          <w:b/>
          <w:bCs/>
          <w:sz w:val="36"/>
          <w:szCs w:val="36"/>
        </w:rPr>
      </w:pPr>
    </w:p>
    <w:p w14:paraId="1410A44B" w14:textId="77777777" w:rsidR="00900E8E" w:rsidRPr="007C5E36" w:rsidDel="007C5E36" w:rsidRDefault="00900E8E">
      <w:pPr>
        <w:pStyle w:val="Body"/>
        <w:rPr>
          <w:del w:id="67" w:author="Anushree Balaji" w:date="2026-04-17T09:57:00Z" w16du:dateUtc="2026-04-17T04:27:00Z"/>
          <w:rFonts w:ascii="Times New Roman" w:hAnsi="Times New Roman" w:cs="Times New Roman"/>
          <w:b/>
          <w:bCs/>
          <w:rPrChange w:id="68" w:author="Anushree Balaji" w:date="2026-04-17T09:58:00Z" w16du:dateUtc="2026-04-17T04:28:00Z">
            <w:rPr>
              <w:del w:id="69" w:author="Anushree Balaji" w:date="2026-04-17T09:57:00Z" w16du:dateUtc="2026-04-17T04:27:00Z"/>
              <w:b/>
              <w:bCs/>
            </w:rPr>
          </w:rPrChange>
        </w:rPr>
      </w:pPr>
    </w:p>
    <w:p w14:paraId="5D7B816C" w14:textId="77777777" w:rsidR="00900E8E" w:rsidRPr="007C5E36" w:rsidDel="007C5E36" w:rsidRDefault="00900E8E">
      <w:pPr>
        <w:pStyle w:val="Body"/>
        <w:rPr>
          <w:del w:id="70" w:author="Anushree Balaji" w:date="2026-04-17T09:57:00Z" w16du:dateUtc="2026-04-17T04:27:00Z"/>
          <w:rFonts w:ascii="Times New Roman" w:hAnsi="Times New Roman" w:cs="Times New Roman"/>
          <w:b/>
          <w:bCs/>
          <w:rPrChange w:id="71" w:author="Anushree Balaji" w:date="2026-04-17T09:58:00Z" w16du:dateUtc="2026-04-17T04:28:00Z">
            <w:rPr>
              <w:del w:id="72" w:author="Anushree Balaji" w:date="2026-04-17T09:57:00Z" w16du:dateUtc="2026-04-17T04:27:00Z"/>
              <w:b/>
              <w:bCs/>
            </w:rPr>
          </w:rPrChange>
        </w:rPr>
      </w:pPr>
    </w:p>
    <w:p w14:paraId="66210491" w14:textId="77777777" w:rsidR="00900E8E" w:rsidRPr="007C5E36" w:rsidRDefault="00900E8E">
      <w:pPr>
        <w:pStyle w:val="Body"/>
        <w:rPr>
          <w:rFonts w:ascii="Times New Roman" w:hAnsi="Times New Roman" w:cs="Times New Roman"/>
          <w:rPrChange w:id="73" w:author="Anushree Balaji" w:date="2026-04-17T09:58:00Z" w16du:dateUtc="2026-04-17T04:28:00Z">
            <w:rPr/>
          </w:rPrChange>
        </w:rPr>
      </w:pPr>
    </w:p>
    <w:p w14:paraId="1BB923F1" w14:textId="77777777" w:rsidR="00900E8E" w:rsidRPr="007C5E36" w:rsidRDefault="00000000">
      <w:pPr>
        <w:pStyle w:val="Body"/>
        <w:rPr>
          <w:rFonts w:ascii="Times New Roman" w:hAnsi="Times New Roman" w:cs="Times New Roman"/>
          <w:b/>
          <w:bCs/>
          <w:sz w:val="40"/>
          <w:szCs w:val="40"/>
          <w:rPrChange w:id="74" w:author="Anushree Balaji" w:date="2026-04-17T09:58:00Z" w16du:dateUtc="2026-04-17T04:28:00Z">
            <w:rPr>
              <w:b/>
              <w:bCs/>
              <w:sz w:val="32"/>
              <w:szCs w:val="32"/>
            </w:rPr>
          </w:rPrChange>
        </w:rPr>
      </w:pPr>
      <w:r w:rsidRPr="007C5E36">
        <w:rPr>
          <w:rFonts w:ascii="Times New Roman" w:hAnsi="Times New Roman" w:cs="Times New Roman"/>
          <w:b/>
          <w:bCs/>
          <w:sz w:val="40"/>
          <w:szCs w:val="40"/>
          <w:lang w:val="fr-FR"/>
          <w:rPrChange w:id="75" w:author="Anushree Balaji" w:date="2026-04-17T09:58:00Z" w16du:dateUtc="2026-04-17T04:28:00Z">
            <w:rPr>
              <w:b/>
              <w:bCs/>
              <w:sz w:val="32"/>
              <w:szCs w:val="32"/>
              <w:lang w:val="fr-FR"/>
            </w:rPr>
          </w:rPrChange>
        </w:rPr>
        <w:lastRenderedPageBreak/>
        <w:t>1. Introduction</w:t>
      </w:r>
    </w:p>
    <w:p w14:paraId="28A4924B" w14:textId="77777777" w:rsidR="00900E8E" w:rsidRPr="007C5E36" w:rsidRDefault="00900E8E">
      <w:pPr>
        <w:pStyle w:val="Body"/>
        <w:rPr>
          <w:rFonts w:ascii="Times New Roman" w:hAnsi="Times New Roman" w:cs="Times New Roman"/>
          <w:rPrChange w:id="76" w:author="Anushree Balaji" w:date="2026-04-17T09:58:00Z" w16du:dateUtc="2026-04-17T04:28:00Z">
            <w:rPr/>
          </w:rPrChange>
        </w:rPr>
      </w:pPr>
    </w:p>
    <w:p w14:paraId="4C8D147F" w14:textId="77777777" w:rsidR="00900E8E" w:rsidRPr="007C5E36" w:rsidRDefault="00000000">
      <w:pPr>
        <w:pStyle w:val="Body"/>
        <w:rPr>
          <w:rFonts w:ascii="Times New Roman" w:hAnsi="Times New Roman" w:cs="Times New Roman"/>
          <w:sz w:val="28"/>
          <w:szCs w:val="28"/>
          <w:rPrChange w:id="77" w:author="Anushree Balaji" w:date="2026-04-17T09:58:00Z" w16du:dateUtc="2026-04-17T04:28:00Z">
            <w:rPr>
              <w:sz w:val="28"/>
              <w:szCs w:val="28"/>
            </w:rPr>
          </w:rPrChange>
        </w:rPr>
      </w:pPr>
      <w:r w:rsidRPr="007C5E36">
        <w:rPr>
          <w:rFonts w:ascii="Times New Roman" w:hAnsi="Times New Roman" w:cs="Times New Roman"/>
          <w:sz w:val="28"/>
          <w:szCs w:val="28"/>
          <w:lang w:val="en-US"/>
          <w:rPrChange w:id="78" w:author="Anushree Balaji" w:date="2026-04-17T09:58:00Z" w16du:dateUtc="2026-04-17T04:28:00Z">
            <w:rPr>
              <w:sz w:val="28"/>
              <w:szCs w:val="28"/>
              <w:lang w:val="en-US"/>
            </w:rPr>
          </w:rPrChange>
        </w:rPr>
        <w:t>The project focuses on building a Java-based system that analyses stock market data to detect volatility patterns and simulate trader behaviour. The system reads historical stock data, computes returns and volatility, identifies market events such as spikes and crashes, and simulates trading decisions based on these patterns.</w:t>
      </w:r>
    </w:p>
    <w:p w14:paraId="5B583064" w14:textId="77777777" w:rsidR="00900E8E" w:rsidRPr="007C5E36" w:rsidRDefault="00000000">
      <w:pPr>
        <w:pStyle w:val="Body"/>
        <w:rPr>
          <w:rFonts w:ascii="Times New Roman" w:hAnsi="Times New Roman" w:cs="Times New Roman"/>
          <w:sz w:val="28"/>
          <w:szCs w:val="28"/>
          <w:rPrChange w:id="79" w:author="Anushree Balaji" w:date="2026-04-17T09:58:00Z" w16du:dateUtc="2026-04-17T04:28:00Z">
            <w:rPr>
              <w:sz w:val="28"/>
              <w:szCs w:val="28"/>
            </w:rPr>
          </w:rPrChange>
        </w:rPr>
      </w:pPr>
      <w:r w:rsidRPr="007C5E36">
        <w:rPr>
          <w:rFonts w:ascii="Times New Roman" w:hAnsi="Times New Roman" w:cs="Times New Roman"/>
          <w:sz w:val="28"/>
          <w:szCs w:val="28"/>
          <w:lang w:val="en-US"/>
          <w:rPrChange w:id="80" w:author="Anushree Balaji" w:date="2026-04-17T09:58:00Z" w16du:dateUtc="2026-04-17T04:28:00Z">
            <w:rPr>
              <w:sz w:val="28"/>
              <w:szCs w:val="28"/>
              <w:lang w:val="en-US"/>
            </w:rPr>
          </w:rPrChange>
        </w:rPr>
        <w:t>Unlike purely theoretical models, this project emphasises practical implementation using object-oriented design and integrates a graphical user interface (GUI) to visualise results. The system also tracks portfolio performance over time, enabling users to observe how trading strategies behave under varying market conditions.</w:t>
      </w:r>
    </w:p>
    <w:p w14:paraId="61454784" w14:textId="77777777" w:rsidR="00900E8E" w:rsidRPr="007C5E36" w:rsidRDefault="00900E8E">
      <w:pPr>
        <w:pStyle w:val="Body"/>
        <w:rPr>
          <w:rFonts w:ascii="Times New Roman" w:hAnsi="Times New Roman" w:cs="Times New Roman"/>
          <w:rPrChange w:id="81" w:author="Anushree Balaji" w:date="2026-04-17T09:58:00Z" w16du:dateUtc="2026-04-17T04:28:00Z">
            <w:rPr/>
          </w:rPrChange>
        </w:rPr>
      </w:pPr>
    </w:p>
    <w:p w14:paraId="39D56EF7" w14:textId="77777777" w:rsidR="00900E8E" w:rsidRPr="007C5E36" w:rsidRDefault="00000000">
      <w:pPr>
        <w:pStyle w:val="Body"/>
        <w:rPr>
          <w:rFonts w:ascii="Times New Roman" w:hAnsi="Times New Roman" w:cs="Times New Roman"/>
          <w:b/>
          <w:bCs/>
          <w:sz w:val="40"/>
          <w:szCs w:val="40"/>
          <w:rPrChange w:id="82" w:author="Anushree Balaji" w:date="2026-04-17T09:58:00Z" w16du:dateUtc="2026-04-17T04:28:00Z">
            <w:rPr>
              <w:b/>
              <w:bCs/>
              <w:sz w:val="32"/>
              <w:szCs w:val="32"/>
            </w:rPr>
          </w:rPrChange>
        </w:rPr>
      </w:pPr>
      <w:r w:rsidRPr="007C5E36">
        <w:rPr>
          <w:rFonts w:ascii="Times New Roman" w:hAnsi="Times New Roman" w:cs="Times New Roman"/>
          <w:b/>
          <w:bCs/>
          <w:sz w:val="40"/>
          <w:szCs w:val="40"/>
          <w:lang w:val="en-US"/>
          <w:rPrChange w:id="83" w:author="Anushree Balaji" w:date="2026-04-17T09:58:00Z" w16du:dateUtc="2026-04-17T04:28:00Z">
            <w:rPr>
              <w:b/>
              <w:bCs/>
              <w:sz w:val="32"/>
              <w:szCs w:val="32"/>
              <w:lang w:val="en-US"/>
            </w:rPr>
          </w:rPrChange>
        </w:rPr>
        <w:t>2. Requirement Analysis</w:t>
      </w:r>
    </w:p>
    <w:p w14:paraId="4C0ED5AB" w14:textId="77777777" w:rsidR="00900E8E" w:rsidRPr="007C5E36" w:rsidRDefault="00000000">
      <w:pPr>
        <w:pStyle w:val="Body"/>
        <w:rPr>
          <w:rFonts w:ascii="Times New Roman" w:hAnsi="Times New Roman" w:cs="Times New Roman"/>
          <w:b/>
          <w:bCs/>
          <w:sz w:val="28"/>
          <w:szCs w:val="28"/>
          <w:rPrChange w:id="84"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85" w:author="Anushree Balaji" w:date="2026-04-17T09:58:00Z" w16du:dateUtc="2026-04-17T04:28:00Z">
            <w:rPr>
              <w:b/>
              <w:bCs/>
              <w:sz w:val="28"/>
              <w:szCs w:val="28"/>
              <w:lang w:val="en-US"/>
            </w:rPr>
          </w:rPrChange>
        </w:rPr>
        <w:t>Functional Requirement</w:t>
      </w:r>
    </w:p>
    <w:p w14:paraId="7027D616" w14:textId="77777777" w:rsidR="00900E8E" w:rsidRPr="007C5E36" w:rsidRDefault="00000000" w:rsidP="007C5E36">
      <w:pPr>
        <w:pStyle w:val="Body"/>
        <w:numPr>
          <w:ilvl w:val="0"/>
          <w:numId w:val="2"/>
        </w:numPr>
        <w:spacing w:after="0"/>
        <w:rPr>
          <w:rFonts w:ascii="Times New Roman" w:hAnsi="Times New Roman" w:cs="Times New Roman"/>
          <w:sz w:val="28"/>
          <w:szCs w:val="28"/>
          <w:lang w:val="en-US"/>
          <w:rPrChange w:id="86" w:author="Anushree Balaji" w:date="2026-04-17T09:58:00Z" w16du:dateUtc="2026-04-17T04:28:00Z">
            <w:rPr>
              <w:sz w:val="28"/>
              <w:szCs w:val="28"/>
              <w:lang w:val="en-US"/>
            </w:rPr>
          </w:rPrChange>
        </w:rPr>
        <w:pPrChange w:id="87" w:author="Anushree Balaji" w:date="2026-04-17T10:00:00Z" w16du:dateUtc="2026-04-17T04:30:00Z">
          <w:pPr>
            <w:pStyle w:val="Body"/>
            <w:numPr>
              <w:numId w:val="2"/>
            </w:numPr>
            <w:ind w:left="253" w:hanging="253"/>
          </w:pPr>
        </w:pPrChange>
      </w:pPr>
      <w:r w:rsidRPr="007C5E36">
        <w:rPr>
          <w:rFonts w:ascii="Times New Roman" w:hAnsi="Times New Roman" w:cs="Times New Roman"/>
          <w:sz w:val="28"/>
          <w:szCs w:val="28"/>
          <w:lang w:val="en-US"/>
          <w:rPrChange w:id="88" w:author="Anushree Balaji" w:date="2026-04-17T09:58:00Z" w16du:dateUtc="2026-04-17T04:28:00Z">
            <w:rPr>
              <w:sz w:val="28"/>
              <w:szCs w:val="28"/>
              <w:lang w:val="en-US"/>
            </w:rPr>
          </w:rPrChange>
        </w:rPr>
        <w:t>Load stock data from CSV files</w:t>
      </w:r>
    </w:p>
    <w:p w14:paraId="434D0972" w14:textId="77777777" w:rsidR="00900E8E" w:rsidRPr="007C5E36" w:rsidRDefault="00000000" w:rsidP="007C5E36">
      <w:pPr>
        <w:pStyle w:val="Body"/>
        <w:numPr>
          <w:ilvl w:val="0"/>
          <w:numId w:val="2"/>
        </w:numPr>
        <w:spacing w:after="0"/>
        <w:rPr>
          <w:rFonts w:ascii="Times New Roman" w:hAnsi="Times New Roman" w:cs="Times New Roman"/>
          <w:sz w:val="28"/>
          <w:szCs w:val="28"/>
          <w:lang w:val="en-US"/>
          <w:rPrChange w:id="89" w:author="Anushree Balaji" w:date="2026-04-17T09:58:00Z" w16du:dateUtc="2026-04-17T04:28:00Z">
            <w:rPr>
              <w:sz w:val="28"/>
              <w:szCs w:val="28"/>
              <w:lang w:val="en-US"/>
            </w:rPr>
          </w:rPrChange>
        </w:rPr>
        <w:pPrChange w:id="90" w:author="Anushree Balaji" w:date="2026-04-17T10:00:00Z" w16du:dateUtc="2026-04-17T04:30:00Z">
          <w:pPr>
            <w:pStyle w:val="Body"/>
            <w:numPr>
              <w:numId w:val="2"/>
            </w:numPr>
            <w:ind w:left="253" w:hanging="253"/>
          </w:pPr>
        </w:pPrChange>
      </w:pPr>
      <w:r w:rsidRPr="007C5E36">
        <w:rPr>
          <w:rFonts w:ascii="Times New Roman" w:hAnsi="Times New Roman" w:cs="Times New Roman"/>
          <w:sz w:val="28"/>
          <w:szCs w:val="28"/>
          <w:lang w:val="en-US"/>
          <w:rPrChange w:id="91" w:author="Anushree Balaji" w:date="2026-04-17T09:58:00Z" w16du:dateUtc="2026-04-17T04:28:00Z">
            <w:rPr>
              <w:sz w:val="28"/>
              <w:szCs w:val="28"/>
              <w:lang w:val="en-US"/>
            </w:rPr>
          </w:rPrChange>
        </w:rPr>
        <w:t>Calculate daily returns and volatility</w:t>
      </w:r>
    </w:p>
    <w:p w14:paraId="7D703333" w14:textId="77777777" w:rsidR="00900E8E" w:rsidRPr="007C5E36" w:rsidRDefault="00000000" w:rsidP="007C5E36">
      <w:pPr>
        <w:pStyle w:val="Body"/>
        <w:numPr>
          <w:ilvl w:val="0"/>
          <w:numId w:val="2"/>
        </w:numPr>
        <w:spacing w:after="0"/>
        <w:rPr>
          <w:rFonts w:ascii="Times New Roman" w:hAnsi="Times New Roman" w:cs="Times New Roman"/>
          <w:sz w:val="28"/>
          <w:szCs w:val="28"/>
          <w:lang w:val="en-US"/>
          <w:rPrChange w:id="92" w:author="Anushree Balaji" w:date="2026-04-17T09:58:00Z" w16du:dateUtc="2026-04-17T04:28:00Z">
            <w:rPr>
              <w:sz w:val="28"/>
              <w:szCs w:val="28"/>
              <w:lang w:val="en-US"/>
            </w:rPr>
          </w:rPrChange>
        </w:rPr>
        <w:pPrChange w:id="93" w:author="Anushree Balaji" w:date="2026-04-17T10:00:00Z" w16du:dateUtc="2026-04-17T04:30:00Z">
          <w:pPr>
            <w:pStyle w:val="Body"/>
            <w:numPr>
              <w:numId w:val="2"/>
            </w:numPr>
            <w:ind w:left="253" w:hanging="253"/>
          </w:pPr>
        </w:pPrChange>
      </w:pPr>
      <w:r w:rsidRPr="007C5E36">
        <w:rPr>
          <w:rFonts w:ascii="Times New Roman" w:hAnsi="Times New Roman" w:cs="Times New Roman"/>
          <w:sz w:val="28"/>
          <w:szCs w:val="28"/>
          <w:lang w:val="en-US"/>
          <w:rPrChange w:id="94" w:author="Anushree Balaji" w:date="2026-04-17T09:58:00Z" w16du:dateUtc="2026-04-17T04:28:00Z">
            <w:rPr>
              <w:sz w:val="28"/>
              <w:szCs w:val="28"/>
              <w:lang w:val="en-US"/>
            </w:rPr>
          </w:rPrChange>
        </w:rPr>
        <w:t>Detect patterns such as:</w:t>
      </w:r>
    </w:p>
    <w:p w14:paraId="54693518" w14:textId="77777777" w:rsidR="00900E8E" w:rsidRPr="007C5E36" w:rsidRDefault="00000000" w:rsidP="007C5E36">
      <w:pPr>
        <w:pStyle w:val="Body"/>
        <w:numPr>
          <w:ilvl w:val="1"/>
          <w:numId w:val="2"/>
        </w:numPr>
        <w:spacing w:after="0"/>
        <w:rPr>
          <w:rFonts w:ascii="Times New Roman" w:hAnsi="Times New Roman" w:cs="Times New Roman"/>
          <w:sz w:val="28"/>
          <w:szCs w:val="28"/>
          <w:lang w:val="en-US"/>
          <w:rPrChange w:id="95" w:author="Anushree Balaji" w:date="2026-04-17T09:58:00Z" w16du:dateUtc="2026-04-17T04:28:00Z">
            <w:rPr>
              <w:sz w:val="28"/>
              <w:szCs w:val="28"/>
              <w:lang w:val="en-US"/>
            </w:rPr>
          </w:rPrChange>
        </w:rPr>
        <w:pPrChange w:id="96" w:author="Anushree Balaji" w:date="2026-04-17T10:00:00Z" w16du:dateUtc="2026-04-17T04:30:00Z">
          <w:pPr>
            <w:pStyle w:val="Body"/>
            <w:numPr>
              <w:ilvl w:val="1"/>
              <w:numId w:val="2"/>
            </w:numPr>
            <w:ind w:left="853" w:hanging="253"/>
          </w:pPr>
        </w:pPrChange>
      </w:pPr>
      <w:r w:rsidRPr="007C5E36">
        <w:rPr>
          <w:rFonts w:ascii="Times New Roman" w:hAnsi="Times New Roman" w:cs="Times New Roman"/>
          <w:sz w:val="28"/>
          <w:szCs w:val="28"/>
          <w:lang w:val="en-US"/>
          <w:rPrChange w:id="97" w:author="Anushree Balaji" w:date="2026-04-17T09:58:00Z" w16du:dateUtc="2026-04-17T04:28:00Z">
            <w:rPr>
              <w:sz w:val="28"/>
              <w:szCs w:val="28"/>
              <w:lang w:val="en-US"/>
            </w:rPr>
          </w:rPrChange>
        </w:rPr>
        <w:t>Spike (positive return)</w:t>
      </w:r>
    </w:p>
    <w:p w14:paraId="6326C670" w14:textId="77777777" w:rsidR="00900E8E" w:rsidRPr="007C5E36" w:rsidRDefault="00000000" w:rsidP="007C5E36">
      <w:pPr>
        <w:pStyle w:val="Body"/>
        <w:numPr>
          <w:ilvl w:val="1"/>
          <w:numId w:val="2"/>
        </w:numPr>
        <w:spacing w:after="0"/>
        <w:rPr>
          <w:rFonts w:ascii="Times New Roman" w:hAnsi="Times New Roman" w:cs="Times New Roman"/>
          <w:sz w:val="28"/>
          <w:szCs w:val="28"/>
          <w:lang w:val="en-US"/>
          <w:rPrChange w:id="98" w:author="Anushree Balaji" w:date="2026-04-17T09:58:00Z" w16du:dateUtc="2026-04-17T04:28:00Z">
            <w:rPr>
              <w:sz w:val="28"/>
              <w:szCs w:val="28"/>
              <w:lang w:val="en-US"/>
            </w:rPr>
          </w:rPrChange>
        </w:rPr>
        <w:pPrChange w:id="99" w:author="Anushree Balaji" w:date="2026-04-17T10:00:00Z" w16du:dateUtc="2026-04-17T04:30:00Z">
          <w:pPr>
            <w:pStyle w:val="Body"/>
            <w:numPr>
              <w:ilvl w:val="1"/>
              <w:numId w:val="2"/>
            </w:numPr>
            <w:ind w:left="853" w:hanging="253"/>
          </w:pPr>
        </w:pPrChange>
      </w:pPr>
      <w:r w:rsidRPr="007C5E36">
        <w:rPr>
          <w:rFonts w:ascii="Times New Roman" w:hAnsi="Times New Roman" w:cs="Times New Roman"/>
          <w:sz w:val="28"/>
          <w:szCs w:val="28"/>
          <w:lang w:val="en-US"/>
          <w:rPrChange w:id="100" w:author="Anushree Balaji" w:date="2026-04-17T09:58:00Z" w16du:dateUtc="2026-04-17T04:28:00Z">
            <w:rPr>
              <w:sz w:val="28"/>
              <w:szCs w:val="28"/>
              <w:lang w:val="en-US"/>
            </w:rPr>
          </w:rPrChange>
        </w:rPr>
        <w:t>Crash (negative return)</w:t>
      </w:r>
    </w:p>
    <w:p w14:paraId="6197A607" w14:textId="77777777" w:rsidR="00900E8E" w:rsidRPr="007C5E36" w:rsidRDefault="00000000" w:rsidP="007C5E36">
      <w:pPr>
        <w:pStyle w:val="Body"/>
        <w:numPr>
          <w:ilvl w:val="1"/>
          <w:numId w:val="2"/>
        </w:numPr>
        <w:spacing w:after="0"/>
        <w:rPr>
          <w:rFonts w:ascii="Times New Roman" w:hAnsi="Times New Roman" w:cs="Times New Roman"/>
          <w:sz w:val="28"/>
          <w:szCs w:val="28"/>
          <w:lang w:val="en-US"/>
          <w:rPrChange w:id="101" w:author="Anushree Balaji" w:date="2026-04-17T09:58:00Z" w16du:dateUtc="2026-04-17T04:28:00Z">
            <w:rPr>
              <w:sz w:val="28"/>
              <w:szCs w:val="28"/>
              <w:lang w:val="en-US"/>
            </w:rPr>
          </w:rPrChange>
        </w:rPr>
        <w:pPrChange w:id="102" w:author="Anushree Balaji" w:date="2026-04-17T10:00:00Z" w16du:dateUtc="2026-04-17T04:30:00Z">
          <w:pPr>
            <w:pStyle w:val="Body"/>
            <w:numPr>
              <w:ilvl w:val="1"/>
              <w:numId w:val="2"/>
            </w:numPr>
            <w:ind w:left="853" w:hanging="253"/>
          </w:pPr>
        </w:pPrChange>
      </w:pPr>
      <w:r w:rsidRPr="007C5E36">
        <w:rPr>
          <w:rFonts w:ascii="Times New Roman" w:hAnsi="Times New Roman" w:cs="Times New Roman"/>
          <w:sz w:val="28"/>
          <w:szCs w:val="28"/>
          <w:lang w:val="en-US"/>
          <w:rPrChange w:id="103" w:author="Anushree Balaji" w:date="2026-04-17T09:58:00Z" w16du:dateUtc="2026-04-17T04:28:00Z">
            <w:rPr>
              <w:sz w:val="28"/>
              <w:szCs w:val="28"/>
              <w:lang w:val="en-US"/>
            </w:rPr>
          </w:rPrChange>
        </w:rPr>
        <w:t>Stable movement</w:t>
      </w:r>
    </w:p>
    <w:p w14:paraId="11C9579A" w14:textId="77777777" w:rsidR="00900E8E" w:rsidRPr="007C5E36" w:rsidRDefault="00000000" w:rsidP="007C5E36">
      <w:pPr>
        <w:pStyle w:val="Body"/>
        <w:numPr>
          <w:ilvl w:val="0"/>
          <w:numId w:val="3"/>
        </w:numPr>
        <w:spacing w:after="0"/>
        <w:rPr>
          <w:rFonts w:ascii="Times New Roman" w:hAnsi="Times New Roman" w:cs="Times New Roman"/>
          <w:sz w:val="28"/>
          <w:szCs w:val="28"/>
          <w:lang w:val="en-US"/>
          <w:rPrChange w:id="104" w:author="Anushree Balaji" w:date="2026-04-17T09:58:00Z" w16du:dateUtc="2026-04-17T04:28:00Z">
            <w:rPr>
              <w:sz w:val="28"/>
              <w:szCs w:val="28"/>
              <w:lang w:val="en-US"/>
            </w:rPr>
          </w:rPrChange>
        </w:rPr>
        <w:pPrChange w:id="105" w:author="Anushree Balaji" w:date="2026-04-17T10:00:00Z" w16du:dateUtc="2026-04-17T04:30:00Z">
          <w:pPr>
            <w:pStyle w:val="Body"/>
            <w:numPr>
              <w:numId w:val="3"/>
            </w:numPr>
            <w:ind w:left="253" w:hanging="253"/>
          </w:pPr>
        </w:pPrChange>
      </w:pPr>
      <w:r w:rsidRPr="007C5E36">
        <w:rPr>
          <w:rFonts w:ascii="Times New Roman" w:hAnsi="Times New Roman" w:cs="Times New Roman"/>
          <w:sz w:val="28"/>
          <w:szCs w:val="28"/>
          <w:lang w:val="en-US"/>
          <w:rPrChange w:id="106" w:author="Anushree Balaji" w:date="2026-04-17T09:58:00Z" w16du:dateUtc="2026-04-17T04:28:00Z">
            <w:rPr>
              <w:sz w:val="28"/>
              <w:szCs w:val="28"/>
              <w:lang w:val="en-US"/>
            </w:rPr>
          </w:rPrChange>
        </w:rPr>
        <w:t>Simulate trader decisions (buy/sell/hold)</w:t>
      </w:r>
    </w:p>
    <w:p w14:paraId="7432687D" w14:textId="77777777" w:rsidR="00900E8E" w:rsidRPr="007C5E36" w:rsidRDefault="00000000" w:rsidP="007C5E36">
      <w:pPr>
        <w:pStyle w:val="Body"/>
        <w:numPr>
          <w:ilvl w:val="0"/>
          <w:numId w:val="3"/>
        </w:numPr>
        <w:spacing w:after="0"/>
        <w:rPr>
          <w:rFonts w:ascii="Times New Roman" w:hAnsi="Times New Roman" w:cs="Times New Roman"/>
          <w:sz w:val="28"/>
          <w:szCs w:val="28"/>
          <w:lang w:val="en-US"/>
          <w:rPrChange w:id="107" w:author="Anushree Balaji" w:date="2026-04-17T09:58:00Z" w16du:dateUtc="2026-04-17T04:28:00Z">
            <w:rPr>
              <w:sz w:val="28"/>
              <w:szCs w:val="28"/>
              <w:lang w:val="en-US"/>
            </w:rPr>
          </w:rPrChange>
        </w:rPr>
        <w:pPrChange w:id="108" w:author="Anushree Balaji" w:date="2026-04-17T10:00:00Z" w16du:dateUtc="2026-04-17T04:30:00Z">
          <w:pPr>
            <w:pStyle w:val="Body"/>
            <w:numPr>
              <w:numId w:val="3"/>
            </w:numPr>
            <w:ind w:left="253" w:hanging="253"/>
          </w:pPr>
        </w:pPrChange>
      </w:pPr>
      <w:r w:rsidRPr="007C5E36">
        <w:rPr>
          <w:rFonts w:ascii="Times New Roman" w:hAnsi="Times New Roman" w:cs="Times New Roman"/>
          <w:sz w:val="28"/>
          <w:szCs w:val="28"/>
          <w:lang w:val="en-US"/>
          <w:rPrChange w:id="109" w:author="Anushree Balaji" w:date="2026-04-17T09:58:00Z" w16du:dateUtc="2026-04-17T04:28:00Z">
            <w:rPr>
              <w:sz w:val="28"/>
              <w:szCs w:val="28"/>
              <w:lang w:val="en-US"/>
            </w:rPr>
          </w:rPrChange>
        </w:rPr>
        <w:t>Track portfolio value over time</w:t>
      </w:r>
    </w:p>
    <w:p w14:paraId="4CDF706E" w14:textId="77777777" w:rsidR="00900E8E" w:rsidRPr="007C5E36" w:rsidRDefault="00000000" w:rsidP="007C5E36">
      <w:pPr>
        <w:pStyle w:val="Body"/>
        <w:numPr>
          <w:ilvl w:val="0"/>
          <w:numId w:val="3"/>
        </w:numPr>
        <w:spacing w:after="0"/>
        <w:rPr>
          <w:rFonts w:ascii="Times New Roman" w:hAnsi="Times New Roman" w:cs="Times New Roman"/>
          <w:sz w:val="28"/>
          <w:szCs w:val="28"/>
          <w:lang w:val="en-US"/>
          <w:rPrChange w:id="110" w:author="Anushree Balaji" w:date="2026-04-17T09:58:00Z" w16du:dateUtc="2026-04-17T04:28:00Z">
            <w:rPr>
              <w:sz w:val="28"/>
              <w:szCs w:val="28"/>
              <w:lang w:val="en-US"/>
            </w:rPr>
          </w:rPrChange>
        </w:rPr>
        <w:pPrChange w:id="111" w:author="Anushree Balaji" w:date="2026-04-17T10:00:00Z" w16du:dateUtc="2026-04-17T04:30:00Z">
          <w:pPr>
            <w:pStyle w:val="Body"/>
            <w:numPr>
              <w:numId w:val="3"/>
            </w:numPr>
            <w:ind w:left="253" w:hanging="253"/>
          </w:pPr>
        </w:pPrChange>
      </w:pPr>
      <w:r w:rsidRPr="007C5E36">
        <w:rPr>
          <w:rFonts w:ascii="Times New Roman" w:hAnsi="Times New Roman" w:cs="Times New Roman"/>
          <w:sz w:val="28"/>
          <w:szCs w:val="28"/>
          <w:lang w:val="en-US"/>
          <w:rPrChange w:id="112" w:author="Anushree Balaji" w:date="2026-04-17T09:58:00Z" w16du:dateUtc="2026-04-17T04:28:00Z">
            <w:rPr>
              <w:sz w:val="28"/>
              <w:szCs w:val="28"/>
              <w:lang w:val="en-US"/>
            </w:rPr>
          </w:rPrChange>
        </w:rPr>
        <w:t>Display results in a GUI (JavaFX)</w:t>
      </w:r>
    </w:p>
    <w:p w14:paraId="32E910E4" w14:textId="77777777" w:rsidR="00900E8E" w:rsidRPr="007C5E36" w:rsidRDefault="00000000" w:rsidP="007C5E36">
      <w:pPr>
        <w:pStyle w:val="Body"/>
        <w:numPr>
          <w:ilvl w:val="0"/>
          <w:numId w:val="3"/>
        </w:numPr>
        <w:spacing w:after="0"/>
        <w:rPr>
          <w:rFonts w:ascii="Times New Roman" w:hAnsi="Times New Roman" w:cs="Times New Roman"/>
          <w:sz w:val="28"/>
          <w:szCs w:val="28"/>
          <w:lang w:val="en-US"/>
          <w:rPrChange w:id="113" w:author="Anushree Balaji" w:date="2026-04-17T09:58:00Z" w16du:dateUtc="2026-04-17T04:28:00Z">
            <w:rPr>
              <w:sz w:val="28"/>
              <w:szCs w:val="28"/>
              <w:lang w:val="en-US"/>
            </w:rPr>
          </w:rPrChange>
        </w:rPr>
        <w:pPrChange w:id="114" w:author="Anushree Balaji" w:date="2026-04-17T10:00:00Z" w16du:dateUtc="2026-04-17T04:30:00Z">
          <w:pPr>
            <w:pStyle w:val="Body"/>
            <w:numPr>
              <w:numId w:val="3"/>
            </w:numPr>
            <w:ind w:left="253" w:hanging="253"/>
          </w:pPr>
        </w:pPrChange>
      </w:pPr>
      <w:r w:rsidRPr="007C5E36">
        <w:rPr>
          <w:rFonts w:ascii="Times New Roman" w:hAnsi="Times New Roman" w:cs="Times New Roman"/>
          <w:sz w:val="28"/>
          <w:szCs w:val="28"/>
          <w:lang w:val="en-US"/>
          <w:rPrChange w:id="115" w:author="Anushree Balaji" w:date="2026-04-17T09:58:00Z" w16du:dateUtc="2026-04-17T04:28:00Z">
            <w:rPr>
              <w:sz w:val="28"/>
              <w:szCs w:val="28"/>
              <w:lang w:val="en-US"/>
            </w:rPr>
          </w:rPrChange>
        </w:rPr>
        <w:t>Provide summary statistics (spikes, crashes, returns, etc.)</w:t>
      </w:r>
    </w:p>
    <w:p w14:paraId="3239C801" w14:textId="77777777" w:rsidR="00900E8E" w:rsidRPr="007C5E36" w:rsidRDefault="00900E8E">
      <w:pPr>
        <w:pStyle w:val="Body"/>
        <w:rPr>
          <w:rFonts w:ascii="Times New Roman" w:hAnsi="Times New Roman" w:cs="Times New Roman"/>
          <w:sz w:val="28"/>
          <w:szCs w:val="28"/>
          <w:rPrChange w:id="116" w:author="Anushree Balaji" w:date="2026-04-17T09:58:00Z" w16du:dateUtc="2026-04-17T04:28:00Z">
            <w:rPr>
              <w:sz w:val="28"/>
              <w:szCs w:val="28"/>
            </w:rPr>
          </w:rPrChange>
        </w:rPr>
      </w:pPr>
    </w:p>
    <w:p w14:paraId="6DBAABA6" w14:textId="77777777" w:rsidR="00900E8E" w:rsidRPr="007C5E36" w:rsidRDefault="00000000">
      <w:pPr>
        <w:pStyle w:val="Body"/>
        <w:rPr>
          <w:rFonts w:ascii="Times New Roman" w:hAnsi="Times New Roman" w:cs="Times New Roman"/>
          <w:b/>
          <w:bCs/>
          <w:sz w:val="28"/>
          <w:szCs w:val="28"/>
          <w:rPrChange w:id="117"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118" w:author="Anushree Balaji" w:date="2026-04-17T09:58:00Z" w16du:dateUtc="2026-04-17T04:28:00Z">
            <w:rPr>
              <w:b/>
              <w:bCs/>
              <w:sz w:val="28"/>
              <w:szCs w:val="28"/>
              <w:lang w:val="en-US"/>
            </w:rPr>
          </w:rPrChange>
        </w:rPr>
        <w:t>Non-Functional Requirements</w:t>
      </w:r>
    </w:p>
    <w:p w14:paraId="2D57DE9D" w14:textId="77777777" w:rsidR="00900E8E" w:rsidRPr="007C5E36" w:rsidRDefault="00000000" w:rsidP="007C5E36">
      <w:pPr>
        <w:pStyle w:val="Body"/>
        <w:numPr>
          <w:ilvl w:val="0"/>
          <w:numId w:val="4"/>
        </w:numPr>
        <w:spacing w:after="0"/>
        <w:rPr>
          <w:rFonts w:ascii="Times New Roman" w:hAnsi="Times New Roman" w:cs="Times New Roman"/>
          <w:sz w:val="28"/>
          <w:szCs w:val="28"/>
          <w:lang w:val="en-US"/>
          <w:rPrChange w:id="119" w:author="Anushree Balaji" w:date="2026-04-17T09:58:00Z" w16du:dateUtc="2026-04-17T04:28:00Z">
            <w:rPr>
              <w:sz w:val="28"/>
              <w:szCs w:val="28"/>
              <w:lang w:val="en-US"/>
            </w:rPr>
          </w:rPrChange>
        </w:rPr>
        <w:pPrChange w:id="120" w:author="Anushree Balaji" w:date="2026-04-17T10:00:00Z" w16du:dateUtc="2026-04-17T04:30:00Z">
          <w:pPr>
            <w:pStyle w:val="Body"/>
            <w:numPr>
              <w:numId w:val="4"/>
            </w:numPr>
            <w:ind w:left="221" w:hanging="221"/>
          </w:pPr>
        </w:pPrChange>
      </w:pPr>
      <w:r w:rsidRPr="007C5E36">
        <w:rPr>
          <w:rFonts w:ascii="Times New Roman" w:hAnsi="Times New Roman" w:cs="Times New Roman"/>
          <w:sz w:val="28"/>
          <w:szCs w:val="28"/>
          <w:lang w:val="en-US"/>
          <w:rPrChange w:id="121" w:author="Anushree Balaji" w:date="2026-04-17T09:58:00Z" w16du:dateUtc="2026-04-17T04:28:00Z">
            <w:rPr>
              <w:sz w:val="28"/>
              <w:szCs w:val="28"/>
              <w:lang w:val="en-US"/>
            </w:rPr>
          </w:rPrChange>
        </w:rPr>
        <w:t>Modular and maintainable code structure</w:t>
      </w:r>
    </w:p>
    <w:p w14:paraId="1F0408AD" w14:textId="77777777" w:rsidR="00900E8E" w:rsidRPr="007C5E36" w:rsidRDefault="00000000" w:rsidP="007C5E36">
      <w:pPr>
        <w:pStyle w:val="Body"/>
        <w:numPr>
          <w:ilvl w:val="0"/>
          <w:numId w:val="4"/>
        </w:numPr>
        <w:spacing w:after="0"/>
        <w:rPr>
          <w:rFonts w:ascii="Times New Roman" w:hAnsi="Times New Roman" w:cs="Times New Roman"/>
          <w:sz w:val="28"/>
          <w:szCs w:val="28"/>
          <w:lang w:val="en-US"/>
          <w:rPrChange w:id="122" w:author="Anushree Balaji" w:date="2026-04-17T09:58:00Z" w16du:dateUtc="2026-04-17T04:28:00Z">
            <w:rPr>
              <w:sz w:val="28"/>
              <w:szCs w:val="28"/>
              <w:lang w:val="en-US"/>
            </w:rPr>
          </w:rPrChange>
        </w:rPr>
        <w:pPrChange w:id="123" w:author="Anushree Balaji" w:date="2026-04-17T10:00:00Z" w16du:dateUtc="2026-04-17T04:30:00Z">
          <w:pPr>
            <w:pStyle w:val="Body"/>
            <w:numPr>
              <w:numId w:val="4"/>
            </w:numPr>
            <w:ind w:left="221" w:hanging="221"/>
          </w:pPr>
        </w:pPrChange>
      </w:pPr>
      <w:r w:rsidRPr="007C5E36">
        <w:rPr>
          <w:rFonts w:ascii="Times New Roman" w:hAnsi="Times New Roman" w:cs="Times New Roman"/>
          <w:sz w:val="28"/>
          <w:szCs w:val="28"/>
          <w:lang w:val="en-US"/>
          <w:rPrChange w:id="124" w:author="Anushree Balaji" w:date="2026-04-17T09:58:00Z" w16du:dateUtc="2026-04-17T04:28:00Z">
            <w:rPr>
              <w:sz w:val="28"/>
              <w:szCs w:val="28"/>
              <w:lang w:val="en-US"/>
            </w:rPr>
          </w:rPrChange>
        </w:rPr>
        <w:t>Efficient handling of large datasets</w:t>
      </w:r>
    </w:p>
    <w:p w14:paraId="78CD8DF1" w14:textId="77777777" w:rsidR="00900E8E" w:rsidRPr="007C5E36" w:rsidRDefault="00000000" w:rsidP="007C5E36">
      <w:pPr>
        <w:pStyle w:val="Body"/>
        <w:numPr>
          <w:ilvl w:val="0"/>
          <w:numId w:val="4"/>
        </w:numPr>
        <w:spacing w:after="0"/>
        <w:rPr>
          <w:rFonts w:ascii="Times New Roman" w:hAnsi="Times New Roman" w:cs="Times New Roman"/>
          <w:sz w:val="28"/>
          <w:szCs w:val="28"/>
          <w:lang w:val="en-US"/>
          <w:rPrChange w:id="125" w:author="Anushree Balaji" w:date="2026-04-17T09:58:00Z" w16du:dateUtc="2026-04-17T04:28:00Z">
            <w:rPr>
              <w:sz w:val="28"/>
              <w:szCs w:val="28"/>
              <w:lang w:val="en-US"/>
            </w:rPr>
          </w:rPrChange>
        </w:rPr>
        <w:pPrChange w:id="126" w:author="Anushree Balaji" w:date="2026-04-17T10:00:00Z" w16du:dateUtc="2026-04-17T04:30:00Z">
          <w:pPr>
            <w:pStyle w:val="Body"/>
            <w:numPr>
              <w:numId w:val="4"/>
            </w:numPr>
            <w:ind w:left="221" w:hanging="221"/>
          </w:pPr>
        </w:pPrChange>
      </w:pPr>
      <w:r w:rsidRPr="007C5E36">
        <w:rPr>
          <w:rFonts w:ascii="Times New Roman" w:hAnsi="Times New Roman" w:cs="Times New Roman"/>
          <w:sz w:val="28"/>
          <w:szCs w:val="28"/>
          <w:lang w:val="en-US"/>
          <w:rPrChange w:id="127" w:author="Anushree Balaji" w:date="2026-04-17T09:58:00Z" w16du:dateUtc="2026-04-17T04:28:00Z">
            <w:rPr>
              <w:sz w:val="28"/>
              <w:szCs w:val="28"/>
              <w:lang w:val="en-US"/>
            </w:rPr>
          </w:rPrChange>
        </w:rPr>
        <w:lastRenderedPageBreak/>
        <w:t>Clear separation between backend logic and UI</w:t>
      </w:r>
    </w:p>
    <w:p w14:paraId="00CB4021" w14:textId="77777777" w:rsidR="00900E8E" w:rsidRPr="007C5E36" w:rsidRDefault="00000000" w:rsidP="007C5E36">
      <w:pPr>
        <w:pStyle w:val="Body"/>
        <w:numPr>
          <w:ilvl w:val="0"/>
          <w:numId w:val="4"/>
        </w:numPr>
        <w:spacing w:after="0"/>
        <w:rPr>
          <w:rFonts w:ascii="Times New Roman" w:hAnsi="Times New Roman" w:cs="Times New Roman"/>
          <w:sz w:val="28"/>
          <w:szCs w:val="28"/>
          <w:lang w:val="en-US"/>
          <w:rPrChange w:id="128" w:author="Anushree Balaji" w:date="2026-04-17T09:58:00Z" w16du:dateUtc="2026-04-17T04:28:00Z">
            <w:rPr>
              <w:sz w:val="28"/>
              <w:szCs w:val="28"/>
              <w:lang w:val="en-US"/>
            </w:rPr>
          </w:rPrChange>
        </w:rPr>
        <w:pPrChange w:id="129" w:author="Anushree Balaji" w:date="2026-04-17T10:00:00Z" w16du:dateUtc="2026-04-17T04:30:00Z">
          <w:pPr>
            <w:pStyle w:val="Body"/>
            <w:numPr>
              <w:numId w:val="4"/>
            </w:numPr>
            <w:ind w:left="221" w:hanging="221"/>
          </w:pPr>
        </w:pPrChange>
      </w:pPr>
      <w:r w:rsidRPr="007C5E36">
        <w:rPr>
          <w:rFonts w:ascii="Times New Roman" w:hAnsi="Times New Roman" w:cs="Times New Roman"/>
          <w:sz w:val="28"/>
          <w:szCs w:val="28"/>
          <w:lang w:val="en-US"/>
          <w:rPrChange w:id="130" w:author="Anushree Balaji" w:date="2026-04-17T09:58:00Z" w16du:dateUtc="2026-04-17T04:28:00Z">
            <w:rPr>
              <w:sz w:val="28"/>
              <w:szCs w:val="28"/>
              <w:lang w:val="en-US"/>
            </w:rPr>
          </w:rPrChange>
        </w:rPr>
        <w:t>Easy to extend for future improvements</w:t>
      </w:r>
    </w:p>
    <w:p w14:paraId="1067E2EB" w14:textId="77777777" w:rsidR="00900E8E" w:rsidRPr="007C5E36" w:rsidRDefault="00900E8E">
      <w:pPr>
        <w:pStyle w:val="Body"/>
        <w:rPr>
          <w:rFonts w:ascii="Times New Roman" w:hAnsi="Times New Roman" w:cs="Times New Roman"/>
          <w:sz w:val="28"/>
          <w:szCs w:val="28"/>
          <w:rPrChange w:id="131" w:author="Anushree Balaji" w:date="2026-04-17T09:58:00Z" w16du:dateUtc="2026-04-17T04:28:00Z">
            <w:rPr>
              <w:sz w:val="28"/>
              <w:szCs w:val="28"/>
            </w:rPr>
          </w:rPrChange>
        </w:rPr>
      </w:pPr>
    </w:p>
    <w:p w14:paraId="7C791C4C" w14:textId="77777777" w:rsidR="00900E8E" w:rsidRPr="007C5E36" w:rsidRDefault="00000000">
      <w:pPr>
        <w:pStyle w:val="Body"/>
        <w:rPr>
          <w:rFonts w:ascii="Times New Roman" w:hAnsi="Times New Roman" w:cs="Times New Roman"/>
          <w:b/>
          <w:bCs/>
          <w:sz w:val="40"/>
          <w:szCs w:val="40"/>
          <w:rPrChange w:id="132" w:author="Anushree Balaji" w:date="2026-04-17T10:00:00Z" w16du:dateUtc="2026-04-17T04:30:00Z">
            <w:rPr>
              <w:b/>
              <w:bCs/>
              <w:sz w:val="32"/>
              <w:szCs w:val="32"/>
            </w:rPr>
          </w:rPrChange>
        </w:rPr>
      </w:pPr>
      <w:r w:rsidRPr="007C5E36">
        <w:rPr>
          <w:rFonts w:ascii="Times New Roman" w:hAnsi="Times New Roman" w:cs="Times New Roman"/>
          <w:b/>
          <w:bCs/>
          <w:sz w:val="40"/>
          <w:szCs w:val="40"/>
          <w:lang w:val="en-US"/>
          <w:rPrChange w:id="133" w:author="Anushree Balaji" w:date="2026-04-17T10:00:00Z" w16du:dateUtc="2026-04-17T04:30:00Z">
            <w:rPr>
              <w:b/>
              <w:bCs/>
              <w:sz w:val="32"/>
              <w:szCs w:val="32"/>
              <w:lang w:val="en-US"/>
            </w:rPr>
          </w:rPrChange>
        </w:rPr>
        <w:t>3. Development Technologies</w:t>
      </w:r>
    </w:p>
    <w:tbl>
      <w:tblPr>
        <w:tblW w:w="10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000"/>
        <w:gridCol w:w="5000"/>
      </w:tblGrid>
      <w:tr w:rsidR="00900E8E" w:rsidRPr="007C5E36" w14:paraId="22B9B954"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4D3F8D87"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jc w:val="center"/>
              <w:outlineLvl w:val="0"/>
            </w:pPr>
            <w:r w:rsidRPr="007C5E36">
              <w:rPr>
                <w:b/>
                <w:bCs/>
                <w:color w:val="000000"/>
                <w:sz w:val="26"/>
                <w:szCs w:val="26"/>
                <w14:textOutline w14:w="12700" w14:cap="flat" w14:cmpd="sng" w14:algn="ctr">
                  <w14:noFill/>
                  <w14:prstDash w14:val="solid"/>
                  <w14:miter w14:lim="400000"/>
                </w14:textOutline>
                <w:rPrChange w:id="134" w:author="Anushree Balaji" w:date="2026-04-17T09:58:00Z" w16du:dateUtc="2026-04-17T04:28:00Z">
                  <w:rPr>
                    <w:rFonts w:ascii="Helvetica Neue" w:hAnsi="Helvetica Neue" w:cs="Arial Unicode MS"/>
                    <w:b/>
                    <w:bCs/>
                    <w:color w:val="000000"/>
                    <w:sz w:val="26"/>
                    <w:szCs w:val="26"/>
                    <w14:textOutline w14:w="12700" w14:cap="flat" w14:cmpd="sng" w14:algn="ctr">
                      <w14:noFill/>
                      <w14:prstDash w14:val="solid"/>
                      <w14:miter w14:lim="400000"/>
                    </w14:textOutline>
                  </w:rPr>
                </w:rPrChange>
              </w:rPr>
              <w:t>Component</w:t>
            </w:r>
          </w:p>
        </w:tc>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1A25444B"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jc w:val="center"/>
              <w:outlineLvl w:val="0"/>
            </w:pPr>
            <w:r w:rsidRPr="007C5E36">
              <w:rPr>
                <w:b/>
                <w:bCs/>
                <w:color w:val="000000"/>
                <w:sz w:val="26"/>
                <w:szCs w:val="26"/>
                <w14:textOutline w14:w="12700" w14:cap="flat" w14:cmpd="sng" w14:algn="ctr">
                  <w14:noFill/>
                  <w14:prstDash w14:val="solid"/>
                  <w14:miter w14:lim="400000"/>
                </w14:textOutline>
                <w:rPrChange w:id="135" w:author="Anushree Balaji" w:date="2026-04-17T09:58:00Z" w16du:dateUtc="2026-04-17T04:28:00Z">
                  <w:rPr>
                    <w:rFonts w:ascii="Helvetica Neue" w:hAnsi="Helvetica Neue" w:cs="Arial Unicode MS"/>
                    <w:b/>
                    <w:bCs/>
                    <w:color w:val="000000"/>
                    <w:sz w:val="26"/>
                    <w:szCs w:val="26"/>
                    <w14:textOutline w14:w="12700" w14:cap="flat" w14:cmpd="sng" w14:algn="ctr">
                      <w14:noFill/>
                      <w14:prstDash w14:val="solid"/>
                      <w14:miter w14:lim="400000"/>
                    </w14:textOutline>
                  </w:rPr>
                </w:rPrChange>
              </w:rPr>
              <w:t>Technology Used</w:t>
            </w:r>
          </w:p>
        </w:tc>
      </w:tr>
      <w:tr w:rsidR="00900E8E" w:rsidRPr="007C5E36" w14:paraId="07F322FA"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4A079B50"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36"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Language</w:t>
            </w:r>
          </w:p>
        </w:tc>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20DE3710"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37"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Java</w:t>
            </w:r>
          </w:p>
        </w:tc>
      </w:tr>
      <w:tr w:rsidR="00900E8E" w:rsidRPr="007C5E36" w14:paraId="1D31D8CA"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15919336"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38"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IDE</w:t>
            </w:r>
          </w:p>
        </w:tc>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0CC92F8C"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39"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IntelliJ IDEA</w:t>
            </w:r>
          </w:p>
        </w:tc>
      </w:tr>
      <w:tr w:rsidR="00900E8E" w:rsidRPr="007C5E36" w14:paraId="316141BF"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1C568970"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0"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UI Framework</w:t>
            </w:r>
          </w:p>
        </w:tc>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3EE34F2D"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1"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JavaFX</w:t>
            </w:r>
          </w:p>
        </w:tc>
      </w:tr>
      <w:tr w:rsidR="00900E8E" w:rsidRPr="007C5E36" w14:paraId="68D1BA10"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7B241267"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2"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Data Source</w:t>
            </w:r>
          </w:p>
        </w:tc>
        <w:tc>
          <w:tcPr>
            <w:tcW w:w="5000" w:type="dxa"/>
            <w:tcBorders>
              <w:top w:val="single" w:sz="8" w:space="0" w:color="FFFFFF"/>
              <w:left w:val="single" w:sz="8" w:space="0" w:color="FFFFFF"/>
              <w:bottom w:val="single" w:sz="8" w:space="0" w:color="FFFFFF"/>
              <w:right w:val="single" w:sz="8" w:space="0" w:color="FFFFFF"/>
            </w:tcBorders>
            <w:shd w:val="clear" w:color="auto" w:fill="CDD4E9"/>
            <w:tcMar>
              <w:top w:w="20" w:type="dxa"/>
              <w:left w:w="100" w:type="dxa"/>
              <w:bottom w:w="20" w:type="dxa"/>
              <w:right w:w="100" w:type="dxa"/>
            </w:tcMar>
          </w:tcPr>
          <w:p w14:paraId="31E2E757"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3"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CSV file</w:t>
            </w:r>
          </w:p>
        </w:tc>
      </w:tr>
      <w:tr w:rsidR="00900E8E" w:rsidRPr="007C5E36" w14:paraId="4A701CAD" w14:textId="77777777">
        <w:trPr>
          <w:trHeight w:val="419"/>
        </w:trPr>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50DBE043"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4"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Version Control</w:t>
            </w:r>
          </w:p>
        </w:tc>
        <w:tc>
          <w:tcPr>
            <w:tcW w:w="5000" w:type="dxa"/>
            <w:tcBorders>
              <w:top w:val="single" w:sz="8" w:space="0" w:color="FFFFFF"/>
              <w:left w:val="single" w:sz="8" w:space="0" w:color="FFFFFF"/>
              <w:bottom w:val="single" w:sz="8" w:space="0" w:color="FFFFFF"/>
              <w:right w:val="single" w:sz="8" w:space="0" w:color="FFFFFF"/>
            </w:tcBorders>
            <w:shd w:val="clear" w:color="auto" w:fill="E7EAF4"/>
            <w:tcMar>
              <w:top w:w="20" w:type="dxa"/>
              <w:left w:w="100" w:type="dxa"/>
              <w:bottom w:w="20" w:type="dxa"/>
              <w:right w:w="100" w:type="dxa"/>
            </w:tcMar>
          </w:tcPr>
          <w:p w14:paraId="1E374C20" w14:textId="77777777" w:rsidR="00900E8E" w:rsidRPr="007C5E36" w:rsidRDefault="00000000">
            <w:pPr>
              <w:tabs>
                <w:tab w:val="left" w:pos="560"/>
                <w:tab w:val="left" w:pos="1120"/>
                <w:tab w:val="left" w:pos="1680"/>
                <w:tab w:val="left" w:pos="2240"/>
                <w:tab w:val="left" w:pos="2800"/>
                <w:tab w:val="left" w:pos="3360"/>
                <w:tab w:val="left" w:pos="3920"/>
                <w:tab w:val="left" w:pos="4480"/>
              </w:tabs>
              <w:suppressAutoHyphens/>
              <w:outlineLvl w:val="0"/>
            </w:pPr>
            <w:r w:rsidRPr="007C5E36">
              <w:rPr>
                <w:color w:val="000000"/>
                <w:sz w:val="26"/>
                <w:szCs w:val="26"/>
                <w14:textOutline w14:w="12700" w14:cap="flat" w14:cmpd="sng" w14:algn="ctr">
                  <w14:noFill/>
                  <w14:prstDash w14:val="solid"/>
                  <w14:miter w14:lim="400000"/>
                </w14:textOutline>
                <w:rPrChange w:id="145" w:author="Anushree Balaji" w:date="2026-04-17T09:58:00Z" w16du:dateUtc="2026-04-17T04:28:00Z">
                  <w:rPr>
                    <w:rFonts w:ascii="Helvetica Neue" w:hAnsi="Helvetica Neue" w:cs="Arial Unicode MS"/>
                    <w:color w:val="000000"/>
                    <w:sz w:val="26"/>
                    <w:szCs w:val="26"/>
                    <w14:textOutline w14:w="12700" w14:cap="flat" w14:cmpd="sng" w14:algn="ctr">
                      <w14:noFill/>
                      <w14:prstDash w14:val="solid"/>
                      <w14:miter w14:lim="400000"/>
                    </w14:textOutline>
                  </w:rPr>
                </w:rPrChange>
              </w:rPr>
              <w:t>GitHub</w:t>
            </w:r>
          </w:p>
        </w:tc>
      </w:tr>
    </w:tbl>
    <w:p w14:paraId="4A08E367" w14:textId="77777777" w:rsidR="00900E8E" w:rsidRPr="007C5E36" w:rsidRDefault="00900E8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spacing w:before="0" w:line="240" w:lineRule="auto"/>
        <w:rPr>
          <w:rFonts w:ascii="Times New Roman" w:hAnsi="Times New Roman" w:cs="Times New Roman"/>
          <w:sz w:val="26"/>
          <w:szCs w:val="26"/>
          <w:rPrChange w:id="146" w:author="Anushree Balaji" w:date="2026-04-17T09:58:00Z" w16du:dateUtc="2026-04-17T04:28:00Z">
            <w:rPr>
              <w:sz w:val="26"/>
              <w:szCs w:val="26"/>
            </w:rPr>
          </w:rPrChange>
        </w:rPr>
      </w:pPr>
    </w:p>
    <w:p w14:paraId="5208B5FE" w14:textId="77777777" w:rsidR="00900E8E" w:rsidRPr="007C5E36" w:rsidRDefault="00900E8E">
      <w:pPr>
        <w:pStyle w:val="Body"/>
        <w:rPr>
          <w:rFonts w:ascii="Times New Roman" w:hAnsi="Times New Roman" w:cs="Times New Roman"/>
          <w:b/>
          <w:bCs/>
          <w:sz w:val="32"/>
          <w:szCs w:val="32"/>
          <w:rPrChange w:id="147" w:author="Anushree Balaji" w:date="2026-04-17T09:58:00Z" w16du:dateUtc="2026-04-17T04:28:00Z">
            <w:rPr>
              <w:b/>
              <w:bCs/>
              <w:sz w:val="32"/>
              <w:szCs w:val="32"/>
            </w:rPr>
          </w:rPrChange>
        </w:rPr>
      </w:pPr>
    </w:p>
    <w:p w14:paraId="333AA75E" w14:textId="77777777" w:rsidR="00900E8E" w:rsidRPr="007C5E36" w:rsidRDefault="00000000">
      <w:pPr>
        <w:pStyle w:val="Body"/>
        <w:rPr>
          <w:rFonts w:ascii="Times New Roman" w:hAnsi="Times New Roman" w:cs="Times New Roman"/>
          <w:b/>
          <w:bCs/>
          <w:sz w:val="40"/>
          <w:szCs w:val="40"/>
          <w:rPrChange w:id="148" w:author="Anushree Balaji" w:date="2026-04-17T10:00:00Z" w16du:dateUtc="2026-04-17T04:30:00Z">
            <w:rPr>
              <w:b/>
              <w:bCs/>
              <w:sz w:val="32"/>
              <w:szCs w:val="32"/>
            </w:rPr>
          </w:rPrChange>
        </w:rPr>
      </w:pPr>
      <w:r w:rsidRPr="007C5E36">
        <w:rPr>
          <w:rFonts w:ascii="Times New Roman" w:hAnsi="Times New Roman" w:cs="Times New Roman"/>
          <w:b/>
          <w:bCs/>
          <w:sz w:val="40"/>
          <w:szCs w:val="40"/>
          <w:lang w:val="it-IT"/>
          <w:rPrChange w:id="149" w:author="Anushree Balaji" w:date="2026-04-17T10:00:00Z" w16du:dateUtc="2026-04-17T04:30:00Z">
            <w:rPr>
              <w:b/>
              <w:bCs/>
              <w:sz w:val="32"/>
              <w:szCs w:val="32"/>
              <w:lang w:val="it-IT"/>
            </w:rPr>
          </w:rPrChange>
        </w:rPr>
        <w:t>4. Modelling Classes</w:t>
      </w:r>
    </w:p>
    <w:p w14:paraId="6C338FAC" w14:textId="77777777" w:rsidR="00900E8E" w:rsidRPr="007C5E36" w:rsidRDefault="00000000">
      <w:pPr>
        <w:pStyle w:val="Body"/>
        <w:rPr>
          <w:rFonts w:ascii="Times New Roman" w:hAnsi="Times New Roman" w:cs="Times New Roman"/>
          <w:sz w:val="28"/>
          <w:szCs w:val="28"/>
          <w:rPrChange w:id="150" w:author="Anushree Balaji" w:date="2026-04-17T09:58:00Z" w16du:dateUtc="2026-04-17T04:28:00Z">
            <w:rPr>
              <w:sz w:val="28"/>
              <w:szCs w:val="28"/>
            </w:rPr>
          </w:rPrChange>
        </w:rPr>
      </w:pPr>
      <w:r w:rsidRPr="007C5E36">
        <w:rPr>
          <w:rFonts w:ascii="Times New Roman" w:hAnsi="Times New Roman" w:cs="Times New Roman"/>
          <w:sz w:val="28"/>
          <w:szCs w:val="28"/>
          <w:lang w:val="en-US"/>
          <w:rPrChange w:id="151" w:author="Anushree Balaji" w:date="2026-04-17T09:58:00Z" w16du:dateUtc="2026-04-17T04:28:00Z">
            <w:rPr>
              <w:sz w:val="28"/>
              <w:szCs w:val="28"/>
              <w:lang w:val="en-US"/>
            </w:rPr>
          </w:rPrChange>
        </w:rPr>
        <w:t>The project follows a modular structure with separation of concerns:</w:t>
      </w:r>
    </w:p>
    <w:p w14:paraId="111BA11D" w14:textId="77777777" w:rsidR="00900E8E" w:rsidRPr="007C5E36" w:rsidRDefault="00900E8E">
      <w:pPr>
        <w:pStyle w:val="Body"/>
        <w:rPr>
          <w:rFonts w:ascii="Times New Roman" w:hAnsi="Times New Roman" w:cs="Times New Roman"/>
          <w:rPrChange w:id="152" w:author="Anushree Balaji" w:date="2026-04-17T09:58:00Z" w16du:dateUtc="2026-04-17T04:28:00Z">
            <w:rPr/>
          </w:rPrChange>
        </w:rPr>
      </w:pPr>
    </w:p>
    <w:p w14:paraId="6C00911A" w14:textId="77777777" w:rsidR="00900E8E" w:rsidRPr="007C5E36" w:rsidRDefault="00000000">
      <w:pPr>
        <w:pStyle w:val="Body"/>
        <w:numPr>
          <w:ilvl w:val="0"/>
          <w:numId w:val="6"/>
        </w:numPr>
        <w:rPr>
          <w:rFonts w:ascii="Times New Roman" w:hAnsi="Times New Roman" w:cs="Times New Roman"/>
          <w:sz w:val="30"/>
          <w:szCs w:val="30"/>
          <w:lang w:val="it-IT"/>
          <w:rPrChange w:id="153" w:author="Anushree Balaji" w:date="2026-04-17T09:58:00Z" w16du:dateUtc="2026-04-17T04:28:00Z">
            <w:rPr>
              <w:sz w:val="30"/>
              <w:szCs w:val="30"/>
              <w:lang w:val="it-IT"/>
            </w:rPr>
          </w:rPrChange>
        </w:rPr>
      </w:pPr>
      <w:r w:rsidRPr="007C5E36">
        <w:rPr>
          <w:rFonts w:ascii="Times New Roman" w:hAnsi="Times New Roman" w:cs="Times New Roman"/>
          <w:b/>
          <w:bCs/>
          <w:sz w:val="30"/>
          <w:szCs w:val="30"/>
          <w:lang w:val="it-IT"/>
          <w:rPrChange w:id="154" w:author="Anushree Balaji" w:date="2026-04-17T09:58:00Z" w16du:dateUtc="2026-04-17T04:28:00Z">
            <w:rPr>
              <w:b/>
              <w:bCs/>
              <w:sz w:val="30"/>
              <w:szCs w:val="30"/>
              <w:lang w:val="it-IT"/>
            </w:rPr>
          </w:rPrChange>
        </w:rPr>
        <w:t>Model Layer</w:t>
      </w:r>
    </w:p>
    <w:p w14:paraId="6CCB7BCB" w14:textId="77777777" w:rsidR="00900E8E" w:rsidRPr="007C5E36" w:rsidRDefault="00000000">
      <w:pPr>
        <w:pStyle w:val="Body"/>
        <w:rPr>
          <w:rFonts w:ascii="Times New Roman" w:hAnsi="Times New Roman" w:cs="Times New Roman"/>
          <w:b/>
          <w:bCs/>
          <w:sz w:val="28"/>
          <w:szCs w:val="28"/>
          <w:rPrChange w:id="155" w:author="Anushree Balaji" w:date="2026-04-17T09:58:00Z" w16du:dateUtc="2026-04-17T04:28:00Z">
            <w:rPr>
              <w:b/>
              <w:bCs/>
              <w:sz w:val="28"/>
              <w:szCs w:val="28"/>
            </w:rPr>
          </w:rPrChange>
        </w:rPr>
      </w:pPr>
      <w:r w:rsidRPr="007C5E36">
        <w:rPr>
          <w:rFonts w:ascii="Times New Roman" w:hAnsi="Times New Roman" w:cs="Times New Roman"/>
          <w:b/>
          <w:bCs/>
          <w:sz w:val="28"/>
          <w:szCs w:val="28"/>
          <w:lang w:val="de-DE"/>
          <w:rPrChange w:id="156" w:author="Anushree Balaji" w:date="2026-04-17T09:58:00Z" w16du:dateUtc="2026-04-17T04:28:00Z">
            <w:rPr>
              <w:b/>
              <w:bCs/>
              <w:sz w:val="28"/>
              <w:szCs w:val="28"/>
              <w:lang w:val="de-DE"/>
            </w:rPr>
          </w:rPrChange>
        </w:rPr>
        <w:t>StockData</w:t>
      </w:r>
    </w:p>
    <w:p w14:paraId="55590392" w14:textId="77777777" w:rsidR="00900E8E" w:rsidRPr="007C5E36" w:rsidRDefault="00000000">
      <w:pPr>
        <w:pStyle w:val="Body"/>
        <w:numPr>
          <w:ilvl w:val="0"/>
          <w:numId w:val="4"/>
        </w:numPr>
        <w:rPr>
          <w:rFonts w:ascii="Times New Roman" w:hAnsi="Times New Roman" w:cs="Times New Roman"/>
          <w:sz w:val="28"/>
          <w:szCs w:val="28"/>
          <w:lang w:val="en-US"/>
          <w:rPrChange w:id="157"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58" w:author="Anushree Balaji" w:date="2026-04-17T09:58:00Z" w16du:dateUtc="2026-04-17T04:28:00Z">
            <w:rPr>
              <w:sz w:val="28"/>
              <w:szCs w:val="28"/>
              <w:lang w:val="en-US"/>
            </w:rPr>
          </w:rPrChange>
        </w:rPr>
        <w:t>Stores price and date</w:t>
      </w:r>
    </w:p>
    <w:p w14:paraId="52EAD65F" w14:textId="77777777" w:rsidR="00900E8E" w:rsidRPr="007C5E36" w:rsidRDefault="00000000">
      <w:pPr>
        <w:pStyle w:val="Body"/>
        <w:numPr>
          <w:ilvl w:val="0"/>
          <w:numId w:val="4"/>
        </w:numPr>
        <w:rPr>
          <w:rFonts w:ascii="Times New Roman" w:hAnsi="Times New Roman" w:cs="Times New Roman"/>
          <w:sz w:val="28"/>
          <w:szCs w:val="28"/>
          <w:lang w:val="en-US"/>
          <w:rPrChange w:id="159"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60" w:author="Anushree Balaji" w:date="2026-04-17T09:58:00Z" w16du:dateUtc="2026-04-17T04:28:00Z">
            <w:rPr>
              <w:sz w:val="28"/>
              <w:szCs w:val="28"/>
              <w:lang w:val="en-US"/>
            </w:rPr>
          </w:rPrChange>
        </w:rPr>
        <w:t>Represents one data entry</w:t>
      </w:r>
    </w:p>
    <w:p w14:paraId="162EEEA7" w14:textId="77777777" w:rsidR="00900E8E" w:rsidRPr="007C5E36" w:rsidRDefault="00000000">
      <w:pPr>
        <w:pStyle w:val="Body"/>
        <w:rPr>
          <w:rFonts w:ascii="Times New Roman" w:hAnsi="Times New Roman" w:cs="Times New Roman"/>
          <w:b/>
          <w:bCs/>
          <w:sz w:val="28"/>
          <w:szCs w:val="28"/>
          <w:rPrChange w:id="161"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162" w:author="Anushree Balaji" w:date="2026-04-17T09:58:00Z" w16du:dateUtc="2026-04-17T04:28:00Z">
            <w:rPr>
              <w:b/>
              <w:bCs/>
              <w:sz w:val="28"/>
              <w:szCs w:val="28"/>
              <w:lang w:val="en-US"/>
            </w:rPr>
          </w:rPrChange>
        </w:rPr>
        <w:t>Trader</w:t>
      </w:r>
    </w:p>
    <w:p w14:paraId="218644FA" w14:textId="77777777" w:rsidR="00900E8E" w:rsidRPr="007C5E36" w:rsidRDefault="00000000">
      <w:pPr>
        <w:pStyle w:val="Body"/>
        <w:numPr>
          <w:ilvl w:val="0"/>
          <w:numId w:val="4"/>
        </w:numPr>
        <w:rPr>
          <w:rFonts w:ascii="Times New Roman" w:hAnsi="Times New Roman" w:cs="Times New Roman"/>
          <w:sz w:val="28"/>
          <w:szCs w:val="28"/>
          <w:lang w:val="en-US"/>
          <w:rPrChange w:id="163"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64" w:author="Anushree Balaji" w:date="2026-04-17T09:58:00Z" w16du:dateUtc="2026-04-17T04:28:00Z">
            <w:rPr>
              <w:sz w:val="28"/>
              <w:szCs w:val="28"/>
              <w:lang w:val="en-US"/>
            </w:rPr>
          </w:rPrChange>
        </w:rPr>
        <w:t>Maintains cash and stock holdings</w:t>
      </w:r>
    </w:p>
    <w:p w14:paraId="3710E929" w14:textId="77777777" w:rsidR="00900E8E" w:rsidRPr="007C5E36" w:rsidRDefault="00000000">
      <w:pPr>
        <w:pStyle w:val="Body"/>
        <w:numPr>
          <w:ilvl w:val="0"/>
          <w:numId w:val="4"/>
        </w:numPr>
        <w:rPr>
          <w:rFonts w:ascii="Times New Roman" w:hAnsi="Times New Roman" w:cs="Times New Roman"/>
          <w:sz w:val="28"/>
          <w:szCs w:val="28"/>
          <w:lang w:val="en-US"/>
          <w:rPrChange w:id="165"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66" w:author="Anushree Balaji" w:date="2026-04-17T09:58:00Z" w16du:dateUtc="2026-04-17T04:28:00Z">
            <w:rPr>
              <w:sz w:val="28"/>
              <w:szCs w:val="28"/>
              <w:lang w:val="en-US"/>
            </w:rPr>
          </w:rPrChange>
        </w:rPr>
        <w:t>Executes buy/sell operations</w:t>
      </w:r>
    </w:p>
    <w:p w14:paraId="1ECDA888" w14:textId="77777777" w:rsidR="00900E8E" w:rsidRPr="007C5E36" w:rsidRDefault="00000000">
      <w:pPr>
        <w:pStyle w:val="Body"/>
        <w:numPr>
          <w:ilvl w:val="0"/>
          <w:numId w:val="4"/>
        </w:numPr>
        <w:rPr>
          <w:rFonts w:ascii="Times New Roman" w:hAnsi="Times New Roman" w:cs="Times New Roman"/>
          <w:sz w:val="28"/>
          <w:szCs w:val="28"/>
          <w:lang w:val="en-US"/>
          <w:rPrChange w:id="167"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68" w:author="Anushree Balaji" w:date="2026-04-17T09:58:00Z" w16du:dateUtc="2026-04-17T04:28:00Z">
            <w:rPr>
              <w:sz w:val="28"/>
              <w:szCs w:val="28"/>
              <w:lang w:val="en-US"/>
            </w:rPr>
          </w:rPrChange>
        </w:rPr>
        <w:t>Calculates total portfolio value</w:t>
      </w:r>
    </w:p>
    <w:p w14:paraId="52C72CB1" w14:textId="77777777" w:rsidR="00900E8E" w:rsidRPr="007C5E36" w:rsidRDefault="00900E8E">
      <w:pPr>
        <w:pStyle w:val="Body"/>
        <w:rPr>
          <w:rFonts w:ascii="Times New Roman" w:hAnsi="Times New Roman" w:cs="Times New Roman"/>
          <w:sz w:val="28"/>
          <w:szCs w:val="28"/>
          <w:rPrChange w:id="169" w:author="Anushree Balaji" w:date="2026-04-17T09:58:00Z" w16du:dateUtc="2026-04-17T04:28:00Z">
            <w:rPr>
              <w:sz w:val="28"/>
              <w:szCs w:val="28"/>
            </w:rPr>
          </w:rPrChange>
        </w:rPr>
      </w:pPr>
    </w:p>
    <w:p w14:paraId="3E0A607C" w14:textId="77777777" w:rsidR="00900E8E" w:rsidRPr="007C5E36" w:rsidRDefault="00000000">
      <w:pPr>
        <w:pStyle w:val="Body"/>
        <w:numPr>
          <w:ilvl w:val="0"/>
          <w:numId w:val="7"/>
        </w:numPr>
        <w:rPr>
          <w:rFonts w:ascii="Times New Roman" w:hAnsi="Times New Roman" w:cs="Times New Roman"/>
          <w:b/>
          <w:bCs/>
          <w:sz w:val="30"/>
          <w:szCs w:val="30"/>
          <w:lang w:val="en-US"/>
          <w:rPrChange w:id="170" w:author="Anushree Balaji" w:date="2026-04-17T09:58:00Z" w16du:dateUtc="2026-04-17T04:28:00Z">
            <w:rPr>
              <w:b/>
              <w:bCs/>
              <w:sz w:val="30"/>
              <w:szCs w:val="30"/>
              <w:lang w:val="en-US"/>
            </w:rPr>
          </w:rPrChange>
        </w:rPr>
      </w:pPr>
      <w:r w:rsidRPr="007C5E36">
        <w:rPr>
          <w:rFonts w:ascii="Times New Roman" w:hAnsi="Times New Roman" w:cs="Times New Roman"/>
          <w:b/>
          <w:bCs/>
          <w:sz w:val="30"/>
          <w:szCs w:val="30"/>
          <w:lang w:val="en-US"/>
          <w:rPrChange w:id="171" w:author="Anushree Balaji" w:date="2026-04-17T09:58:00Z" w16du:dateUtc="2026-04-17T04:28:00Z">
            <w:rPr>
              <w:b/>
              <w:bCs/>
              <w:sz w:val="30"/>
              <w:szCs w:val="30"/>
              <w:lang w:val="en-US"/>
            </w:rPr>
          </w:rPrChange>
        </w:rPr>
        <w:lastRenderedPageBreak/>
        <w:t>Service Layer</w:t>
      </w:r>
    </w:p>
    <w:p w14:paraId="2F245B40" w14:textId="77777777" w:rsidR="00900E8E" w:rsidRPr="007C5E36" w:rsidRDefault="00000000">
      <w:pPr>
        <w:pStyle w:val="Body"/>
        <w:rPr>
          <w:rFonts w:ascii="Times New Roman" w:hAnsi="Times New Roman" w:cs="Times New Roman"/>
          <w:b/>
          <w:bCs/>
          <w:sz w:val="28"/>
          <w:szCs w:val="28"/>
          <w:rPrChange w:id="172" w:author="Anushree Balaji" w:date="2026-04-17T09:58:00Z" w16du:dateUtc="2026-04-17T04:28:00Z">
            <w:rPr>
              <w:b/>
              <w:bCs/>
              <w:sz w:val="28"/>
              <w:szCs w:val="28"/>
            </w:rPr>
          </w:rPrChange>
        </w:rPr>
      </w:pPr>
      <w:r w:rsidRPr="007C5E36">
        <w:rPr>
          <w:rFonts w:ascii="Times New Roman" w:hAnsi="Times New Roman" w:cs="Times New Roman"/>
          <w:b/>
          <w:bCs/>
          <w:sz w:val="28"/>
          <w:szCs w:val="28"/>
          <w:rPrChange w:id="173" w:author="Anushree Balaji" w:date="2026-04-17T09:58:00Z" w16du:dateUtc="2026-04-17T04:28:00Z">
            <w:rPr>
              <w:b/>
              <w:bCs/>
              <w:sz w:val="28"/>
              <w:szCs w:val="28"/>
            </w:rPr>
          </w:rPrChange>
        </w:rPr>
        <w:t>DataLoader</w:t>
      </w:r>
    </w:p>
    <w:p w14:paraId="20CD76CD" w14:textId="77777777" w:rsidR="00900E8E" w:rsidRPr="007C5E36" w:rsidRDefault="00000000">
      <w:pPr>
        <w:pStyle w:val="Body"/>
        <w:numPr>
          <w:ilvl w:val="0"/>
          <w:numId w:val="4"/>
        </w:numPr>
        <w:rPr>
          <w:rFonts w:ascii="Times New Roman" w:hAnsi="Times New Roman" w:cs="Times New Roman"/>
          <w:sz w:val="28"/>
          <w:szCs w:val="28"/>
          <w:lang w:val="en-US"/>
          <w:rPrChange w:id="17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75" w:author="Anushree Balaji" w:date="2026-04-17T09:58:00Z" w16du:dateUtc="2026-04-17T04:28:00Z">
            <w:rPr>
              <w:sz w:val="28"/>
              <w:szCs w:val="28"/>
              <w:lang w:val="en-US"/>
            </w:rPr>
          </w:rPrChange>
        </w:rPr>
        <w:t>Reads CSV file</w:t>
      </w:r>
    </w:p>
    <w:p w14:paraId="05535411" w14:textId="77777777" w:rsidR="00900E8E" w:rsidRPr="007C5E36" w:rsidRDefault="00000000">
      <w:pPr>
        <w:pStyle w:val="Body"/>
        <w:numPr>
          <w:ilvl w:val="0"/>
          <w:numId w:val="4"/>
        </w:numPr>
        <w:rPr>
          <w:rFonts w:ascii="Times New Roman" w:hAnsi="Times New Roman" w:cs="Times New Roman"/>
          <w:sz w:val="28"/>
          <w:szCs w:val="28"/>
          <w:lang w:val="en-US"/>
          <w:rPrChange w:id="17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77" w:author="Anushree Balaji" w:date="2026-04-17T09:58:00Z" w16du:dateUtc="2026-04-17T04:28:00Z">
            <w:rPr>
              <w:sz w:val="28"/>
              <w:szCs w:val="28"/>
              <w:lang w:val="en-US"/>
            </w:rPr>
          </w:rPrChange>
        </w:rPr>
        <w:t>Extracts selected stock column</w:t>
      </w:r>
    </w:p>
    <w:p w14:paraId="68CCCF7D" w14:textId="77777777" w:rsidR="00900E8E" w:rsidRPr="007C5E36" w:rsidRDefault="00000000">
      <w:pPr>
        <w:pStyle w:val="Body"/>
        <w:rPr>
          <w:rFonts w:ascii="Times New Roman" w:hAnsi="Times New Roman" w:cs="Times New Roman"/>
          <w:b/>
          <w:bCs/>
          <w:sz w:val="28"/>
          <w:szCs w:val="28"/>
          <w:rPrChange w:id="178"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179" w:author="Anushree Balaji" w:date="2026-04-17T09:58:00Z" w16du:dateUtc="2026-04-17T04:28:00Z">
            <w:rPr>
              <w:b/>
              <w:bCs/>
              <w:sz w:val="28"/>
              <w:szCs w:val="28"/>
              <w:lang w:val="en-US"/>
            </w:rPr>
          </w:rPrChange>
        </w:rPr>
        <w:t>VolatilityCalculator</w:t>
      </w:r>
    </w:p>
    <w:p w14:paraId="1440DAE9" w14:textId="77777777" w:rsidR="00900E8E" w:rsidRPr="007C5E36" w:rsidRDefault="00000000">
      <w:pPr>
        <w:pStyle w:val="Body"/>
        <w:numPr>
          <w:ilvl w:val="0"/>
          <w:numId w:val="4"/>
        </w:numPr>
        <w:rPr>
          <w:rFonts w:ascii="Times New Roman" w:hAnsi="Times New Roman" w:cs="Times New Roman"/>
          <w:sz w:val="28"/>
          <w:szCs w:val="28"/>
          <w:lang w:val="en-US"/>
          <w:rPrChange w:id="18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81" w:author="Anushree Balaji" w:date="2026-04-17T09:58:00Z" w16du:dateUtc="2026-04-17T04:28:00Z">
            <w:rPr>
              <w:sz w:val="28"/>
              <w:szCs w:val="28"/>
              <w:lang w:val="en-US"/>
            </w:rPr>
          </w:rPrChange>
        </w:rPr>
        <w:t>Computes overall volatility using variance</w:t>
      </w:r>
    </w:p>
    <w:p w14:paraId="171AD0B9" w14:textId="77777777" w:rsidR="00900E8E" w:rsidRPr="007C5E36" w:rsidRDefault="00000000">
      <w:pPr>
        <w:pStyle w:val="Body"/>
        <w:rPr>
          <w:rFonts w:ascii="Times New Roman" w:hAnsi="Times New Roman" w:cs="Times New Roman"/>
          <w:b/>
          <w:bCs/>
          <w:sz w:val="28"/>
          <w:szCs w:val="28"/>
          <w:rPrChange w:id="182"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183" w:author="Anushree Balaji" w:date="2026-04-17T09:58:00Z" w16du:dateUtc="2026-04-17T04:28:00Z">
            <w:rPr>
              <w:b/>
              <w:bCs/>
              <w:sz w:val="28"/>
              <w:szCs w:val="28"/>
              <w:lang w:val="en-US"/>
            </w:rPr>
          </w:rPrChange>
        </w:rPr>
        <w:t>RollingVolatilityCalculator</w:t>
      </w:r>
    </w:p>
    <w:p w14:paraId="7AC605E5" w14:textId="77777777" w:rsidR="00900E8E" w:rsidRPr="007C5E36" w:rsidRDefault="00000000">
      <w:pPr>
        <w:pStyle w:val="Body"/>
        <w:numPr>
          <w:ilvl w:val="0"/>
          <w:numId w:val="4"/>
        </w:numPr>
        <w:rPr>
          <w:rFonts w:ascii="Times New Roman" w:hAnsi="Times New Roman" w:cs="Times New Roman"/>
          <w:sz w:val="28"/>
          <w:szCs w:val="28"/>
          <w:lang w:val="en-US"/>
          <w:rPrChange w:id="18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85" w:author="Anushree Balaji" w:date="2026-04-17T09:58:00Z" w16du:dateUtc="2026-04-17T04:28:00Z">
            <w:rPr>
              <w:sz w:val="28"/>
              <w:szCs w:val="28"/>
              <w:lang w:val="en-US"/>
            </w:rPr>
          </w:rPrChange>
        </w:rPr>
        <w:t>Calculates moving (window-based) volatility</w:t>
      </w:r>
    </w:p>
    <w:p w14:paraId="19DD2757" w14:textId="77777777" w:rsidR="00900E8E" w:rsidRPr="007C5E36" w:rsidRDefault="00000000">
      <w:pPr>
        <w:pStyle w:val="Body"/>
        <w:numPr>
          <w:ilvl w:val="0"/>
          <w:numId w:val="4"/>
        </w:numPr>
        <w:rPr>
          <w:rFonts w:ascii="Times New Roman" w:hAnsi="Times New Roman" w:cs="Times New Roman"/>
          <w:sz w:val="28"/>
          <w:szCs w:val="28"/>
          <w:lang w:val="en-US"/>
          <w:rPrChange w:id="18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87" w:author="Anushree Balaji" w:date="2026-04-17T09:58:00Z" w16du:dateUtc="2026-04-17T04:28:00Z">
            <w:rPr>
              <w:sz w:val="28"/>
              <w:szCs w:val="28"/>
              <w:lang w:val="en-US"/>
            </w:rPr>
          </w:rPrChange>
        </w:rPr>
        <w:t>Used for dynamic decision making</w:t>
      </w:r>
    </w:p>
    <w:p w14:paraId="543B05E7" w14:textId="77777777" w:rsidR="00900E8E" w:rsidRPr="007C5E36" w:rsidRDefault="00000000">
      <w:pPr>
        <w:pStyle w:val="Body"/>
        <w:rPr>
          <w:rFonts w:ascii="Times New Roman" w:hAnsi="Times New Roman" w:cs="Times New Roman"/>
          <w:b/>
          <w:bCs/>
          <w:sz w:val="28"/>
          <w:szCs w:val="28"/>
          <w:rPrChange w:id="188" w:author="Anushree Balaji" w:date="2026-04-17T09:58:00Z" w16du:dateUtc="2026-04-17T04:28:00Z">
            <w:rPr>
              <w:b/>
              <w:bCs/>
              <w:sz w:val="28"/>
              <w:szCs w:val="28"/>
            </w:rPr>
          </w:rPrChange>
        </w:rPr>
      </w:pPr>
      <w:r w:rsidRPr="007C5E36">
        <w:rPr>
          <w:rFonts w:ascii="Times New Roman" w:hAnsi="Times New Roman" w:cs="Times New Roman"/>
          <w:b/>
          <w:bCs/>
          <w:sz w:val="28"/>
          <w:szCs w:val="28"/>
          <w:lang w:val="en-US"/>
          <w:rPrChange w:id="189" w:author="Anushree Balaji" w:date="2026-04-17T09:58:00Z" w16du:dateUtc="2026-04-17T04:28:00Z">
            <w:rPr>
              <w:b/>
              <w:bCs/>
              <w:sz w:val="28"/>
              <w:szCs w:val="28"/>
              <w:lang w:val="en-US"/>
            </w:rPr>
          </w:rPrChange>
        </w:rPr>
        <w:t>PatternDetector</w:t>
      </w:r>
    </w:p>
    <w:p w14:paraId="775E4BD3" w14:textId="77777777" w:rsidR="00900E8E" w:rsidRPr="007C5E36" w:rsidRDefault="00000000">
      <w:pPr>
        <w:pStyle w:val="Body"/>
        <w:numPr>
          <w:ilvl w:val="0"/>
          <w:numId w:val="4"/>
        </w:numPr>
        <w:rPr>
          <w:rFonts w:ascii="Times New Roman" w:hAnsi="Times New Roman" w:cs="Times New Roman"/>
          <w:sz w:val="28"/>
          <w:szCs w:val="28"/>
          <w:lang w:val="en-US"/>
          <w:rPrChange w:id="19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91" w:author="Anushree Balaji" w:date="2026-04-17T09:58:00Z" w16du:dateUtc="2026-04-17T04:28:00Z">
            <w:rPr>
              <w:sz w:val="28"/>
              <w:szCs w:val="28"/>
              <w:lang w:val="en-US"/>
            </w:rPr>
          </w:rPrChange>
        </w:rPr>
        <w:t>Classifies returns:</w:t>
      </w:r>
    </w:p>
    <w:p w14:paraId="778FE6D8" w14:textId="77777777" w:rsidR="00900E8E" w:rsidRPr="007C5E36" w:rsidRDefault="00000000">
      <w:pPr>
        <w:pStyle w:val="Body"/>
        <w:numPr>
          <w:ilvl w:val="1"/>
          <w:numId w:val="4"/>
        </w:numPr>
        <w:rPr>
          <w:rFonts w:ascii="Times New Roman" w:hAnsi="Times New Roman" w:cs="Times New Roman"/>
          <w:sz w:val="28"/>
          <w:szCs w:val="28"/>
          <w:lang w:val="de-DE"/>
          <w:rPrChange w:id="192" w:author="Anushree Balaji" w:date="2026-04-17T09:58:00Z" w16du:dateUtc="2026-04-17T04:28:00Z">
            <w:rPr>
              <w:sz w:val="28"/>
              <w:szCs w:val="28"/>
              <w:lang w:val="de-DE"/>
            </w:rPr>
          </w:rPrChange>
        </w:rPr>
      </w:pPr>
      <w:r w:rsidRPr="007C5E36">
        <w:rPr>
          <w:rFonts w:ascii="Times New Roman" w:hAnsi="Times New Roman" w:cs="Times New Roman"/>
          <w:sz w:val="28"/>
          <w:szCs w:val="28"/>
          <w:lang w:val="de-DE"/>
          <w:rPrChange w:id="193" w:author="Anushree Balaji" w:date="2026-04-17T09:58:00Z" w16du:dateUtc="2026-04-17T04:28:00Z">
            <w:rPr>
              <w:sz w:val="28"/>
              <w:szCs w:val="28"/>
              <w:lang w:val="de-DE"/>
            </w:rPr>
          </w:rPrChange>
        </w:rPr>
        <w:t>Spike</w:t>
      </w:r>
    </w:p>
    <w:p w14:paraId="6697DCC9" w14:textId="77777777" w:rsidR="00900E8E" w:rsidRPr="007C5E36" w:rsidRDefault="00000000">
      <w:pPr>
        <w:pStyle w:val="Body"/>
        <w:numPr>
          <w:ilvl w:val="1"/>
          <w:numId w:val="4"/>
        </w:numPr>
        <w:rPr>
          <w:rFonts w:ascii="Times New Roman" w:hAnsi="Times New Roman" w:cs="Times New Roman"/>
          <w:sz w:val="28"/>
          <w:szCs w:val="28"/>
          <w:lang w:val="de-DE"/>
          <w:rPrChange w:id="194" w:author="Anushree Balaji" w:date="2026-04-17T09:58:00Z" w16du:dateUtc="2026-04-17T04:28:00Z">
            <w:rPr>
              <w:sz w:val="28"/>
              <w:szCs w:val="28"/>
              <w:lang w:val="de-DE"/>
            </w:rPr>
          </w:rPrChange>
        </w:rPr>
      </w:pPr>
      <w:r w:rsidRPr="007C5E36">
        <w:rPr>
          <w:rFonts w:ascii="Times New Roman" w:hAnsi="Times New Roman" w:cs="Times New Roman"/>
          <w:sz w:val="28"/>
          <w:szCs w:val="28"/>
          <w:lang w:val="de-DE"/>
          <w:rPrChange w:id="195" w:author="Anushree Balaji" w:date="2026-04-17T09:58:00Z" w16du:dateUtc="2026-04-17T04:28:00Z">
            <w:rPr>
              <w:sz w:val="28"/>
              <w:szCs w:val="28"/>
              <w:lang w:val="de-DE"/>
            </w:rPr>
          </w:rPrChange>
        </w:rPr>
        <w:t>Crash</w:t>
      </w:r>
    </w:p>
    <w:p w14:paraId="6AFDEFA5" w14:textId="77777777" w:rsidR="00900E8E" w:rsidRPr="007C5E36" w:rsidRDefault="00000000">
      <w:pPr>
        <w:pStyle w:val="Body"/>
        <w:numPr>
          <w:ilvl w:val="1"/>
          <w:numId w:val="4"/>
        </w:numPr>
        <w:rPr>
          <w:rFonts w:ascii="Times New Roman" w:hAnsi="Times New Roman" w:cs="Times New Roman"/>
          <w:sz w:val="28"/>
          <w:szCs w:val="28"/>
          <w:lang w:val="en-US"/>
          <w:rPrChange w:id="19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197" w:author="Anushree Balaji" w:date="2026-04-17T09:58:00Z" w16du:dateUtc="2026-04-17T04:28:00Z">
            <w:rPr>
              <w:sz w:val="28"/>
              <w:szCs w:val="28"/>
              <w:lang w:val="en-US"/>
            </w:rPr>
          </w:rPrChange>
        </w:rPr>
        <w:t>Stable</w:t>
      </w:r>
    </w:p>
    <w:p w14:paraId="2ADF8AF9" w14:textId="77777777" w:rsidR="00900E8E" w:rsidRPr="007C5E36" w:rsidRDefault="00000000">
      <w:pPr>
        <w:pStyle w:val="Body"/>
        <w:rPr>
          <w:rFonts w:ascii="Times New Roman" w:hAnsi="Times New Roman" w:cs="Times New Roman"/>
          <w:b/>
          <w:bCs/>
          <w:sz w:val="28"/>
          <w:szCs w:val="28"/>
          <w:rPrChange w:id="198" w:author="Anushree Balaji" w:date="2026-04-17T09:58:00Z" w16du:dateUtc="2026-04-17T04:28:00Z">
            <w:rPr>
              <w:b/>
              <w:bCs/>
              <w:sz w:val="28"/>
              <w:szCs w:val="28"/>
            </w:rPr>
          </w:rPrChange>
        </w:rPr>
      </w:pPr>
      <w:r w:rsidRPr="007C5E36">
        <w:rPr>
          <w:rFonts w:ascii="Times New Roman" w:hAnsi="Times New Roman" w:cs="Times New Roman"/>
          <w:b/>
          <w:bCs/>
          <w:sz w:val="28"/>
          <w:szCs w:val="28"/>
          <w:lang w:val="it-IT"/>
          <w:rPrChange w:id="199" w:author="Anushree Balaji" w:date="2026-04-17T09:58:00Z" w16du:dateUtc="2026-04-17T04:28:00Z">
            <w:rPr>
              <w:b/>
              <w:bCs/>
              <w:sz w:val="28"/>
              <w:szCs w:val="28"/>
              <w:lang w:val="it-IT"/>
            </w:rPr>
          </w:rPrChange>
        </w:rPr>
        <w:t>Simulator</w:t>
      </w:r>
    </w:p>
    <w:p w14:paraId="5CE33A03" w14:textId="77777777" w:rsidR="00900E8E" w:rsidRPr="007C5E36" w:rsidRDefault="00000000">
      <w:pPr>
        <w:pStyle w:val="Body"/>
        <w:numPr>
          <w:ilvl w:val="0"/>
          <w:numId w:val="4"/>
        </w:numPr>
        <w:rPr>
          <w:rFonts w:ascii="Times New Roman" w:hAnsi="Times New Roman" w:cs="Times New Roman"/>
          <w:sz w:val="28"/>
          <w:szCs w:val="28"/>
          <w:lang w:val="en-US"/>
          <w:rPrChange w:id="20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01" w:author="Anushree Balaji" w:date="2026-04-17T09:58:00Z" w16du:dateUtc="2026-04-17T04:28:00Z">
            <w:rPr>
              <w:sz w:val="28"/>
              <w:szCs w:val="28"/>
              <w:lang w:val="en-US"/>
            </w:rPr>
          </w:rPrChange>
        </w:rPr>
        <w:t>Core logic of the system</w:t>
      </w:r>
    </w:p>
    <w:p w14:paraId="143570D7" w14:textId="77777777" w:rsidR="00900E8E" w:rsidRPr="007C5E36" w:rsidRDefault="00000000">
      <w:pPr>
        <w:pStyle w:val="Body"/>
        <w:numPr>
          <w:ilvl w:val="0"/>
          <w:numId w:val="4"/>
        </w:numPr>
        <w:rPr>
          <w:rFonts w:ascii="Times New Roman" w:hAnsi="Times New Roman" w:cs="Times New Roman"/>
          <w:sz w:val="28"/>
          <w:szCs w:val="28"/>
          <w:lang w:val="en-US"/>
          <w:rPrChange w:id="202"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03" w:author="Anushree Balaji" w:date="2026-04-17T09:58:00Z" w16du:dateUtc="2026-04-17T04:28:00Z">
            <w:rPr>
              <w:sz w:val="28"/>
              <w:szCs w:val="28"/>
              <w:lang w:val="en-US"/>
            </w:rPr>
          </w:rPrChange>
        </w:rPr>
        <w:t>Simulates trading decisions</w:t>
      </w:r>
    </w:p>
    <w:p w14:paraId="6136A339" w14:textId="77777777" w:rsidR="00900E8E" w:rsidRPr="007C5E36" w:rsidRDefault="00000000">
      <w:pPr>
        <w:pStyle w:val="Body"/>
        <w:numPr>
          <w:ilvl w:val="0"/>
          <w:numId w:val="4"/>
        </w:numPr>
        <w:rPr>
          <w:rFonts w:ascii="Times New Roman" w:hAnsi="Times New Roman" w:cs="Times New Roman"/>
          <w:sz w:val="28"/>
          <w:szCs w:val="28"/>
          <w:rPrChange w:id="204" w:author="Anushree Balaji" w:date="2026-04-17T09:58:00Z" w16du:dateUtc="2026-04-17T04:28:00Z">
            <w:rPr>
              <w:sz w:val="28"/>
              <w:szCs w:val="28"/>
            </w:rPr>
          </w:rPrChange>
        </w:rPr>
      </w:pPr>
      <w:r w:rsidRPr="007C5E36">
        <w:rPr>
          <w:rFonts w:ascii="Times New Roman" w:hAnsi="Times New Roman" w:cs="Times New Roman"/>
          <w:sz w:val="28"/>
          <w:szCs w:val="28"/>
          <w:rPrChange w:id="205" w:author="Anushree Balaji" w:date="2026-04-17T09:58:00Z" w16du:dateUtc="2026-04-17T04:28:00Z">
            <w:rPr>
              <w:sz w:val="28"/>
              <w:szCs w:val="28"/>
            </w:rPr>
          </w:rPrChange>
        </w:rPr>
        <w:t>Tracks:</w:t>
      </w:r>
    </w:p>
    <w:p w14:paraId="0820A79D" w14:textId="77777777" w:rsidR="00900E8E" w:rsidRPr="007C5E36" w:rsidRDefault="00000000">
      <w:pPr>
        <w:pStyle w:val="Body"/>
        <w:numPr>
          <w:ilvl w:val="1"/>
          <w:numId w:val="4"/>
        </w:numPr>
        <w:rPr>
          <w:rFonts w:ascii="Times New Roman" w:hAnsi="Times New Roman" w:cs="Times New Roman"/>
          <w:sz w:val="28"/>
          <w:szCs w:val="28"/>
          <w:lang w:val="en-US"/>
          <w:rPrChange w:id="20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07" w:author="Anushree Balaji" w:date="2026-04-17T09:58:00Z" w16du:dateUtc="2026-04-17T04:28:00Z">
            <w:rPr>
              <w:sz w:val="28"/>
              <w:szCs w:val="28"/>
              <w:lang w:val="en-US"/>
            </w:rPr>
          </w:rPrChange>
        </w:rPr>
        <w:t>Portfolio value</w:t>
      </w:r>
    </w:p>
    <w:p w14:paraId="67CAE6B5" w14:textId="77777777" w:rsidR="00900E8E" w:rsidRPr="007C5E36" w:rsidRDefault="00000000">
      <w:pPr>
        <w:pStyle w:val="Body"/>
        <w:numPr>
          <w:ilvl w:val="1"/>
          <w:numId w:val="4"/>
        </w:numPr>
        <w:rPr>
          <w:rFonts w:ascii="Times New Roman" w:hAnsi="Times New Roman" w:cs="Times New Roman"/>
          <w:sz w:val="28"/>
          <w:szCs w:val="28"/>
          <w:lang w:val="en-US"/>
          <w:rPrChange w:id="20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09" w:author="Anushree Balaji" w:date="2026-04-17T09:58:00Z" w16du:dateUtc="2026-04-17T04:28:00Z">
            <w:rPr>
              <w:sz w:val="28"/>
              <w:szCs w:val="28"/>
              <w:lang w:val="en-US"/>
            </w:rPr>
          </w:rPrChange>
        </w:rPr>
        <w:t>Trade count</w:t>
      </w:r>
    </w:p>
    <w:p w14:paraId="6E01A231" w14:textId="77777777" w:rsidR="00900E8E" w:rsidRPr="007C5E36" w:rsidRDefault="00000000">
      <w:pPr>
        <w:pStyle w:val="Body"/>
        <w:numPr>
          <w:ilvl w:val="1"/>
          <w:numId w:val="4"/>
        </w:numPr>
        <w:rPr>
          <w:rFonts w:ascii="Times New Roman" w:hAnsi="Times New Roman" w:cs="Times New Roman"/>
          <w:sz w:val="28"/>
          <w:szCs w:val="28"/>
          <w:lang w:val="fr-FR"/>
          <w:rPrChange w:id="210" w:author="Anushree Balaji" w:date="2026-04-17T09:58:00Z" w16du:dateUtc="2026-04-17T04:28:00Z">
            <w:rPr>
              <w:sz w:val="28"/>
              <w:szCs w:val="28"/>
              <w:lang w:val="fr-FR"/>
            </w:rPr>
          </w:rPrChange>
        </w:rPr>
      </w:pPr>
      <w:r w:rsidRPr="007C5E36">
        <w:rPr>
          <w:rFonts w:ascii="Times New Roman" w:hAnsi="Times New Roman" w:cs="Times New Roman"/>
          <w:sz w:val="28"/>
          <w:szCs w:val="28"/>
          <w:lang w:val="fr-FR"/>
          <w:rPrChange w:id="211" w:author="Anushree Balaji" w:date="2026-04-17T09:58:00Z" w16du:dateUtc="2026-04-17T04:28:00Z">
            <w:rPr>
              <w:sz w:val="28"/>
              <w:szCs w:val="28"/>
              <w:lang w:val="fr-FR"/>
            </w:rPr>
          </w:rPrChange>
        </w:rPr>
        <w:t>Event logs</w:t>
      </w:r>
    </w:p>
    <w:p w14:paraId="4FB815FB" w14:textId="77777777" w:rsidR="00900E8E" w:rsidRPr="007C5E36" w:rsidRDefault="00000000">
      <w:pPr>
        <w:pStyle w:val="Body"/>
        <w:rPr>
          <w:rFonts w:ascii="Times New Roman" w:hAnsi="Times New Roman" w:cs="Times New Roman"/>
          <w:b/>
          <w:bCs/>
          <w:sz w:val="28"/>
          <w:szCs w:val="28"/>
          <w:rPrChange w:id="212" w:author="Anushree Balaji" w:date="2026-04-17T09:58:00Z" w16du:dateUtc="2026-04-17T04:28:00Z">
            <w:rPr>
              <w:b/>
              <w:bCs/>
              <w:sz w:val="28"/>
              <w:szCs w:val="28"/>
            </w:rPr>
          </w:rPrChange>
        </w:rPr>
      </w:pPr>
      <w:r w:rsidRPr="007C5E36">
        <w:rPr>
          <w:rFonts w:ascii="Times New Roman" w:hAnsi="Times New Roman" w:cs="Times New Roman"/>
          <w:b/>
          <w:bCs/>
          <w:sz w:val="28"/>
          <w:szCs w:val="28"/>
          <w:lang w:val="it-IT"/>
          <w:rPrChange w:id="213" w:author="Anushree Balaji" w:date="2026-04-17T09:58:00Z" w16du:dateUtc="2026-04-17T04:28:00Z">
            <w:rPr>
              <w:b/>
              <w:bCs/>
              <w:sz w:val="28"/>
              <w:szCs w:val="28"/>
              <w:lang w:val="it-IT"/>
            </w:rPr>
          </w:rPrChange>
        </w:rPr>
        <w:t>SummaryGenerator</w:t>
      </w:r>
    </w:p>
    <w:p w14:paraId="6430127A" w14:textId="77777777" w:rsidR="00900E8E" w:rsidRPr="007C5E36" w:rsidRDefault="00000000">
      <w:pPr>
        <w:pStyle w:val="Body"/>
        <w:numPr>
          <w:ilvl w:val="0"/>
          <w:numId w:val="4"/>
        </w:numPr>
        <w:rPr>
          <w:rFonts w:ascii="Times New Roman" w:hAnsi="Times New Roman" w:cs="Times New Roman"/>
          <w:sz w:val="28"/>
          <w:szCs w:val="28"/>
          <w:lang w:val="en-US"/>
          <w:rPrChange w:id="21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15" w:author="Anushree Balaji" w:date="2026-04-17T09:58:00Z" w16du:dateUtc="2026-04-17T04:28:00Z">
            <w:rPr>
              <w:sz w:val="28"/>
              <w:szCs w:val="28"/>
              <w:lang w:val="en-US"/>
            </w:rPr>
          </w:rPrChange>
        </w:rPr>
        <w:lastRenderedPageBreak/>
        <w:t>Generates summary:</w:t>
      </w:r>
    </w:p>
    <w:p w14:paraId="2341B96C" w14:textId="77777777" w:rsidR="00900E8E" w:rsidRPr="007C5E36" w:rsidRDefault="00000000">
      <w:pPr>
        <w:pStyle w:val="Body"/>
        <w:numPr>
          <w:ilvl w:val="0"/>
          <w:numId w:val="4"/>
        </w:numPr>
        <w:rPr>
          <w:rFonts w:ascii="Times New Roman" w:hAnsi="Times New Roman" w:cs="Times New Roman"/>
          <w:sz w:val="28"/>
          <w:szCs w:val="28"/>
          <w:lang w:val="en-US"/>
          <w:rPrChange w:id="21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17" w:author="Anushree Balaji" w:date="2026-04-17T09:58:00Z" w16du:dateUtc="2026-04-17T04:28:00Z">
            <w:rPr>
              <w:sz w:val="28"/>
              <w:szCs w:val="28"/>
              <w:lang w:val="en-US"/>
            </w:rPr>
          </w:rPrChange>
        </w:rPr>
        <w:t>Total days</w:t>
      </w:r>
    </w:p>
    <w:p w14:paraId="2B733BAD" w14:textId="77777777" w:rsidR="00900E8E" w:rsidRPr="007C5E36" w:rsidRDefault="00000000">
      <w:pPr>
        <w:pStyle w:val="Body"/>
        <w:numPr>
          <w:ilvl w:val="0"/>
          <w:numId w:val="4"/>
        </w:numPr>
        <w:rPr>
          <w:rFonts w:ascii="Times New Roman" w:hAnsi="Times New Roman" w:cs="Times New Roman"/>
          <w:sz w:val="28"/>
          <w:szCs w:val="28"/>
          <w:lang w:val="en-US"/>
          <w:rPrChange w:id="21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19" w:author="Anushree Balaji" w:date="2026-04-17T09:58:00Z" w16du:dateUtc="2026-04-17T04:28:00Z">
            <w:rPr>
              <w:sz w:val="28"/>
              <w:szCs w:val="28"/>
              <w:lang w:val="en-US"/>
            </w:rPr>
          </w:rPrChange>
        </w:rPr>
        <w:t>Spikes / crashes / stable counts</w:t>
      </w:r>
    </w:p>
    <w:p w14:paraId="7EC534B6" w14:textId="77777777" w:rsidR="00900E8E" w:rsidRPr="007C5E36" w:rsidRDefault="00000000">
      <w:pPr>
        <w:pStyle w:val="Body"/>
        <w:numPr>
          <w:ilvl w:val="0"/>
          <w:numId w:val="4"/>
        </w:numPr>
        <w:rPr>
          <w:rFonts w:ascii="Times New Roman" w:hAnsi="Times New Roman" w:cs="Times New Roman"/>
          <w:sz w:val="28"/>
          <w:szCs w:val="28"/>
          <w:lang w:val="nl-NL"/>
          <w:rPrChange w:id="220"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21" w:author="Anushree Balaji" w:date="2026-04-17T09:58:00Z" w16du:dateUtc="2026-04-17T04:28:00Z">
            <w:rPr>
              <w:sz w:val="28"/>
              <w:szCs w:val="28"/>
              <w:lang w:val="nl-NL"/>
            </w:rPr>
          </w:rPrChange>
        </w:rPr>
        <w:t>Max spike/crash</w:t>
      </w:r>
    </w:p>
    <w:p w14:paraId="6E84144A" w14:textId="77777777" w:rsidR="00900E8E" w:rsidRPr="007C5E36" w:rsidRDefault="00000000">
      <w:pPr>
        <w:pStyle w:val="Body"/>
        <w:rPr>
          <w:rFonts w:ascii="Times New Roman" w:hAnsi="Times New Roman" w:cs="Times New Roman"/>
          <w:b/>
          <w:bCs/>
          <w:sz w:val="28"/>
          <w:szCs w:val="28"/>
          <w:rPrChange w:id="222" w:author="Anushree Balaji" w:date="2026-04-17T09:58:00Z" w16du:dateUtc="2026-04-17T04:28:00Z">
            <w:rPr>
              <w:b/>
              <w:bCs/>
              <w:sz w:val="28"/>
              <w:szCs w:val="28"/>
            </w:rPr>
          </w:rPrChange>
        </w:rPr>
      </w:pPr>
      <w:r w:rsidRPr="007C5E36">
        <w:rPr>
          <w:rFonts w:ascii="Times New Roman" w:hAnsi="Times New Roman" w:cs="Times New Roman"/>
          <w:b/>
          <w:bCs/>
          <w:sz w:val="28"/>
          <w:szCs w:val="28"/>
          <w:lang w:val="nl-NL"/>
          <w:rPrChange w:id="223" w:author="Anushree Balaji" w:date="2026-04-17T09:58:00Z" w16du:dateUtc="2026-04-17T04:28:00Z">
            <w:rPr>
              <w:b/>
              <w:bCs/>
              <w:sz w:val="28"/>
              <w:szCs w:val="28"/>
              <w:lang w:val="nl-NL"/>
            </w:rPr>
          </w:rPrChange>
        </w:rPr>
        <w:t>VolatilityLabeler</w:t>
      </w:r>
    </w:p>
    <w:p w14:paraId="5C0B438E" w14:textId="77777777" w:rsidR="00900E8E" w:rsidRPr="007C5E36" w:rsidRDefault="00000000">
      <w:pPr>
        <w:pStyle w:val="Body"/>
        <w:numPr>
          <w:ilvl w:val="0"/>
          <w:numId w:val="4"/>
        </w:numPr>
        <w:rPr>
          <w:rFonts w:ascii="Times New Roman" w:hAnsi="Times New Roman" w:cs="Times New Roman"/>
          <w:sz w:val="28"/>
          <w:szCs w:val="28"/>
          <w:lang w:val="en-US"/>
          <w:rPrChange w:id="22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25" w:author="Anushree Balaji" w:date="2026-04-17T09:58:00Z" w16du:dateUtc="2026-04-17T04:28:00Z">
            <w:rPr>
              <w:sz w:val="28"/>
              <w:szCs w:val="28"/>
              <w:lang w:val="en-US"/>
            </w:rPr>
          </w:rPrChange>
        </w:rPr>
        <w:t>Converts numeric volatility into:</w:t>
      </w:r>
    </w:p>
    <w:p w14:paraId="372B9559" w14:textId="77777777" w:rsidR="00900E8E" w:rsidRPr="007C5E36" w:rsidRDefault="00000000">
      <w:pPr>
        <w:pStyle w:val="Body"/>
        <w:numPr>
          <w:ilvl w:val="1"/>
          <w:numId w:val="4"/>
        </w:numPr>
        <w:rPr>
          <w:rFonts w:ascii="Times New Roman" w:hAnsi="Times New Roman" w:cs="Times New Roman"/>
          <w:sz w:val="28"/>
          <w:szCs w:val="28"/>
          <w:lang w:val="en-US"/>
          <w:rPrChange w:id="22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27" w:author="Anushree Balaji" w:date="2026-04-17T09:58:00Z" w16du:dateUtc="2026-04-17T04:28:00Z">
            <w:rPr>
              <w:sz w:val="28"/>
              <w:szCs w:val="28"/>
              <w:lang w:val="en-US"/>
            </w:rPr>
          </w:rPrChange>
        </w:rPr>
        <w:t>LOW</w:t>
      </w:r>
    </w:p>
    <w:p w14:paraId="1E0D4D5A" w14:textId="77777777" w:rsidR="00900E8E" w:rsidRPr="007C5E36" w:rsidRDefault="00000000">
      <w:pPr>
        <w:pStyle w:val="Body"/>
        <w:numPr>
          <w:ilvl w:val="1"/>
          <w:numId w:val="4"/>
        </w:numPr>
        <w:rPr>
          <w:rFonts w:ascii="Times New Roman" w:hAnsi="Times New Roman" w:cs="Times New Roman"/>
          <w:sz w:val="28"/>
          <w:szCs w:val="28"/>
          <w:lang w:val="de-DE"/>
          <w:rPrChange w:id="228" w:author="Anushree Balaji" w:date="2026-04-17T09:58:00Z" w16du:dateUtc="2026-04-17T04:28:00Z">
            <w:rPr>
              <w:sz w:val="28"/>
              <w:szCs w:val="28"/>
              <w:lang w:val="de-DE"/>
            </w:rPr>
          </w:rPrChange>
        </w:rPr>
      </w:pPr>
      <w:r w:rsidRPr="007C5E36">
        <w:rPr>
          <w:rFonts w:ascii="Times New Roman" w:hAnsi="Times New Roman" w:cs="Times New Roman"/>
          <w:sz w:val="28"/>
          <w:szCs w:val="28"/>
          <w:lang w:val="de-DE"/>
          <w:rPrChange w:id="229" w:author="Anushree Balaji" w:date="2026-04-17T09:58:00Z" w16du:dateUtc="2026-04-17T04:28:00Z">
            <w:rPr>
              <w:sz w:val="28"/>
              <w:szCs w:val="28"/>
              <w:lang w:val="de-DE"/>
            </w:rPr>
          </w:rPrChange>
        </w:rPr>
        <w:t>MODERATE</w:t>
      </w:r>
    </w:p>
    <w:p w14:paraId="7F5D3D40" w14:textId="77777777" w:rsidR="00900E8E" w:rsidRPr="007C5E36" w:rsidRDefault="00000000">
      <w:pPr>
        <w:pStyle w:val="Body"/>
        <w:numPr>
          <w:ilvl w:val="1"/>
          <w:numId w:val="4"/>
        </w:numPr>
        <w:rPr>
          <w:rFonts w:ascii="Times New Roman" w:hAnsi="Times New Roman" w:cs="Times New Roman"/>
          <w:sz w:val="28"/>
          <w:szCs w:val="28"/>
          <w:lang w:val="de-DE"/>
          <w:rPrChange w:id="230" w:author="Anushree Balaji" w:date="2026-04-17T09:58:00Z" w16du:dateUtc="2026-04-17T04:28:00Z">
            <w:rPr>
              <w:sz w:val="28"/>
              <w:szCs w:val="28"/>
              <w:lang w:val="de-DE"/>
            </w:rPr>
          </w:rPrChange>
        </w:rPr>
      </w:pPr>
      <w:r w:rsidRPr="007C5E36">
        <w:rPr>
          <w:rFonts w:ascii="Times New Roman" w:hAnsi="Times New Roman" w:cs="Times New Roman"/>
          <w:sz w:val="28"/>
          <w:szCs w:val="28"/>
          <w:lang w:val="de-DE"/>
          <w:rPrChange w:id="231" w:author="Anushree Balaji" w:date="2026-04-17T09:58:00Z" w16du:dateUtc="2026-04-17T04:28:00Z">
            <w:rPr>
              <w:sz w:val="28"/>
              <w:szCs w:val="28"/>
              <w:lang w:val="de-DE"/>
            </w:rPr>
          </w:rPrChange>
        </w:rPr>
        <w:t>HIGH</w:t>
      </w:r>
    </w:p>
    <w:p w14:paraId="3703ABFF" w14:textId="77777777" w:rsidR="00900E8E" w:rsidRPr="007C5E36" w:rsidRDefault="00000000">
      <w:pPr>
        <w:pStyle w:val="Body"/>
        <w:numPr>
          <w:ilvl w:val="0"/>
          <w:numId w:val="7"/>
        </w:numPr>
        <w:rPr>
          <w:rFonts w:ascii="Times New Roman" w:hAnsi="Times New Roman" w:cs="Times New Roman"/>
          <w:b/>
          <w:bCs/>
          <w:sz w:val="30"/>
          <w:szCs w:val="30"/>
          <w:lang w:val="en-US"/>
          <w:rPrChange w:id="232" w:author="Anushree Balaji" w:date="2026-04-17T09:58:00Z" w16du:dateUtc="2026-04-17T04:28:00Z">
            <w:rPr>
              <w:b/>
              <w:bCs/>
              <w:sz w:val="30"/>
              <w:szCs w:val="30"/>
              <w:lang w:val="en-US"/>
            </w:rPr>
          </w:rPrChange>
        </w:rPr>
      </w:pPr>
      <w:r w:rsidRPr="007C5E36">
        <w:rPr>
          <w:rFonts w:ascii="Times New Roman" w:hAnsi="Times New Roman" w:cs="Times New Roman"/>
          <w:b/>
          <w:bCs/>
          <w:sz w:val="30"/>
          <w:szCs w:val="30"/>
          <w:lang w:val="en-US"/>
          <w:rPrChange w:id="233" w:author="Anushree Balaji" w:date="2026-04-17T09:58:00Z" w16du:dateUtc="2026-04-17T04:28:00Z">
            <w:rPr>
              <w:b/>
              <w:bCs/>
              <w:sz w:val="30"/>
              <w:szCs w:val="30"/>
              <w:lang w:val="en-US"/>
            </w:rPr>
          </w:rPrChange>
        </w:rPr>
        <w:t xml:space="preserve"> UI Layer</w:t>
      </w:r>
    </w:p>
    <w:p w14:paraId="22EA3745" w14:textId="77777777" w:rsidR="00900E8E" w:rsidRPr="007C5E36" w:rsidRDefault="00000000">
      <w:pPr>
        <w:pStyle w:val="Body"/>
        <w:rPr>
          <w:rFonts w:ascii="Times New Roman" w:hAnsi="Times New Roman" w:cs="Times New Roman"/>
          <w:b/>
          <w:bCs/>
          <w:sz w:val="28"/>
          <w:szCs w:val="28"/>
          <w:rPrChange w:id="234" w:author="Anushree Balaji" w:date="2026-04-17T09:58:00Z" w16du:dateUtc="2026-04-17T04:28:00Z">
            <w:rPr>
              <w:b/>
              <w:bCs/>
              <w:sz w:val="28"/>
              <w:szCs w:val="28"/>
            </w:rPr>
          </w:rPrChange>
        </w:rPr>
      </w:pPr>
      <w:r w:rsidRPr="007C5E36">
        <w:rPr>
          <w:rFonts w:ascii="Times New Roman" w:hAnsi="Times New Roman" w:cs="Times New Roman"/>
          <w:b/>
          <w:bCs/>
          <w:sz w:val="28"/>
          <w:szCs w:val="28"/>
          <w:rPrChange w:id="235" w:author="Anushree Balaji" w:date="2026-04-17T09:58:00Z" w16du:dateUtc="2026-04-17T04:28:00Z">
            <w:rPr>
              <w:b/>
              <w:bCs/>
              <w:sz w:val="28"/>
              <w:szCs w:val="28"/>
            </w:rPr>
          </w:rPrChange>
        </w:rPr>
        <w:t>App</w:t>
      </w:r>
    </w:p>
    <w:p w14:paraId="0E571F8C" w14:textId="77777777" w:rsidR="00900E8E" w:rsidRPr="007C5E36" w:rsidRDefault="00000000">
      <w:pPr>
        <w:pStyle w:val="Body"/>
        <w:numPr>
          <w:ilvl w:val="0"/>
          <w:numId w:val="4"/>
        </w:numPr>
        <w:rPr>
          <w:rFonts w:ascii="Times New Roman" w:hAnsi="Times New Roman" w:cs="Times New Roman"/>
          <w:sz w:val="28"/>
          <w:szCs w:val="28"/>
          <w:lang w:val="en-US"/>
          <w:rPrChange w:id="23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37" w:author="Anushree Balaji" w:date="2026-04-17T09:58:00Z" w16du:dateUtc="2026-04-17T04:28:00Z">
            <w:rPr>
              <w:sz w:val="28"/>
              <w:szCs w:val="28"/>
              <w:lang w:val="en-US"/>
            </w:rPr>
          </w:rPrChange>
        </w:rPr>
        <w:t>Entry point for JavaFX</w:t>
      </w:r>
    </w:p>
    <w:p w14:paraId="3F61EA4B" w14:textId="77777777" w:rsidR="00900E8E" w:rsidRPr="007C5E36" w:rsidRDefault="00000000">
      <w:pPr>
        <w:pStyle w:val="Body"/>
        <w:numPr>
          <w:ilvl w:val="0"/>
          <w:numId w:val="4"/>
        </w:numPr>
        <w:rPr>
          <w:rFonts w:ascii="Times New Roman" w:hAnsi="Times New Roman" w:cs="Times New Roman"/>
          <w:sz w:val="28"/>
          <w:szCs w:val="28"/>
          <w:lang w:val="en-US"/>
          <w:rPrChange w:id="23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39" w:author="Anushree Balaji" w:date="2026-04-17T09:58:00Z" w16du:dateUtc="2026-04-17T04:28:00Z">
            <w:rPr>
              <w:sz w:val="28"/>
              <w:szCs w:val="28"/>
              <w:lang w:val="en-US"/>
            </w:rPr>
          </w:rPrChange>
        </w:rPr>
        <w:t>Dashboard</w:t>
      </w:r>
    </w:p>
    <w:p w14:paraId="2A660E13" w14:textId="77777777" w:rsidR="00900E8E" w:rsidRPr="007C5E36" w:rsidRDefault="00000000">
      <w:pPr>
        <w:pStyle w:val="Body"/>
        <w:numPr>
          <w:ilvl w:val="0"/>
          <w:numId w:val="4"/>
        </w:numPr>
        <w:rPr>
          <w:rFonts w:ascii="Times New Roman" w:hAnsi="Times New Roman" w:cs="Times New Roman"/>
          <w:sz w:val="28"/>
          <w:szCs w:val="28"/>
          <w:lang w:val="en-US"/>
          <w:rPrChange w:id="24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41" w:author="Anushree Balaji" w:date="2026-04-17T09:58:00Z" w16du:dateUtc="2026-04-17T04:28:00Z">
            <w:rPr>
              <w:sz w:val="28"/>
              <w:szCs w:val="28"/>
              <w:lang w:val="en-US"/>
            </w:rPr>
          </w:rPrChange>
        </w:rPr>
        <w:t>GUI interface</w:t>
      </w:r>
    </w:p>
    <w:p w14:paraId="2836A5AD" w14:textId="77777777" w:rsidR="00900E8E" w:rsidRPr="007C5E36" w:rsidRDefault="00000000">
      <w:pPr>
        <w:pStyle w:val="Body"/>
        <w:numPr>
          <w:ilvl w:val="0"/>
          <w:numId w:val="4"/>
        </w:numPr>
        <w:rPr>
          <w:rFonts w:ascii="Times New Roman" w:hAnsi="Times New Roman" w:cs="Times New Roman"/>
          <w:sz w:val="28"/>
          <w:szCs w:val="28"/>
          <w:lang w:val="en-US"/>
          <w:rPrChange w:id="242"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43" w:author="Anushree Balaji" w:date="2026-04-17T09:58:00Z" w16du:dateUtc="2026-04-17T04:28:00Z">
            <w:rPr>
              <w:sz w:val="28"/>
              <w:szCs w:val="28"/>
              <w:lang w:val="en-US"/>
            </w:rPr>
          </w:rPrChange>
        </w:rPr>
        <w:t>Allows:</w:t>
      </w:r>
    </w:p>
    <w:p w14:paraId="537EAF38" w14:textId="77777777" w:rsidR="00900E8E" w:rsidRPr="007C5E36" w:rsidRDefault="00000000">
      <w:pPr>
        <w:pStyle w:val="Body"/>
        <w:numPr>
          <w:ilvl w:val="1"/>
          <w:numId w:val="4"/>
        </w:numPr>
        <w:rPr>
          <w:rFonts w:ascii="Times New Roman" w:hAnsi="Times New Roman" w:cs="Times New Roman"/>
          <w:sz w:val="28"/>
          <w:szCs w:val="28"/>
          <w:lang w:val="en-US"/>
          <w:rPrChange w:id="24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45" w:author="Anushree Balaji" w:date="2026-04-17T09:58:00Z" w16du:dateUtc="2026-04-17T04:28:00Z">
            <w:rPr>
              <w:sz w:val="28"/>
              <w:szCs w:val="28"/>
              <w:lang w:val="en-US"/>
            </w:rPr>
          </w:rPrChange>
        </w:rPr>
        <w:t>Stock selection (dropdown)</w:t>
      </w:r>
    </w:p>
    <w:p w14:paraId="3E14DB39" w14:textId="77777777" w:rsidR="00900E8E" w:rsidRPr="007C5E36" w:rsidRDefault="00000000">
      <w:pPr>
        <w:pStyle w:val="Body"/>
        <w:numPr>
          <w:ilvl w:val="1"/>
          <w:numId w:val="4"/>
        </w:numPr>
        <w:rPr>
          <w:rFonts w:ascii="Times New Roman" w:hAnsi="Times New Roman" w:cs="Times New Roman"/>
          <w:sz w:val="28"/>
          <w:szCs w:val="28"/>
          <w:lang w:val="en-US"/>
          <w:rPrChange w:id="24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47" w:author="Anushree Balaji" w:date="2026-04-17T09:58:00Z" w16du:dateUtc="2026-04-17T04:28:00Z">
            <w:rPr>
              <w:sz w:val="28"/>
              <w:szCs w:val="28"/>
              <w:lang w:val="en-US"/>
            </w:rPr>
          </w:rPrChange>
        </w:rPr>
        <w:t>Running simulation</w:t>
      </w:r>
    </w:p>
    <w:p w14:paraId="412AF86B" w14:textId="77777777" w:rsidR="00900E8E" w:rsidRPr="007C5E36" w:rsidRDefault="00000000">
      <w:pPr>
        <w:pStyle w:val="Body"/>
        <w:numPr>
          <w:ilvl w:val="1"/>
          <w:numId w:val="4"/>
        </w:numPr>
        <w:rPr>
          <w:rFonts w:ascii="Times New Roman" w:hAnsi="Times New Roman" w:cs="Times New Roman"/>
          <w:sz w:val="28"/>
          <w:szCs w:val="28"/>
          <w:lang w:val="en-US"/>
          <w:rPrChange w:id="24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49" w:author="Anushree Balaji" w:date="2026-04-17T09:58:00Z" w16du:dateUtc="2026-04-17T04:28:00Z">
            <w:rPr>
              <w:sz w:val="28"/>
              <w:szCs w:val="28"/>
              <w:lang w:val="en-US"/>
            </w:rPr>
          </w:rPrChange>
        </w:rPr>
        <w:t>Viewing output + graph</w:t>
      </w:r>
    </w:p>
    <w:p w14:paraId="2888EB20" w14:textId="77777777" w:rsidR="00900E8E" w:rsidRPr="007C5E36" w:rsidRDefault="00900E8E">
      <w:pPr>
        <w:pStyle w:val="Body"/>
        <w:rPr>
          <w:rFonts w:ascii="Times New Roman" w:hAnsi="Times New Roman" w:cs="Times New Roman"/>
          <w:sz w:val="28"/>
          <w:szCs w:val="28"/>
          <w:rPrChange w:id="250" w:author="Anushree Balaji" w:date="2026-04-17T09:58:00Z" w16du:dateUtc="2026-04-17T04:28:00Z">
            <w:rPr>
              <w:sz w:val="28"/>
              <w:szCs w:val="28"/>
            </w:rPr>
          </w:rPrChange>
        </w:rPr>
      </w:pPr>
    </w:p>
    <w:p w14:paraId="27B104B1" w14:textId="77777777" w:rsidR="00900E8E" w:rsidRPr="007C5E36" w:rsidRDefault="00900E8E">
      <w:pPr>
        <w:pStyle w:val="Body"/>
        <w:rPr>
          <w:rFonts w:ascii="Times New Roman" w:hAnsi="Times New Roman" w:cs="Times New Roman"/>
          <w:b/>
          <w:bCs/>
          <w:sz w:val="32"/>
          <w:szCs w:val="32"/>
          <w:rPrChange w:id="251" w:author="Anushree Balaji" w:date="2026-04-17T09:58:00Z" w16du:dateUtc="2026-04-17T04:28:00Z">
            <w:rPr>
              <w:b/>
              <w:bCs/>
              <w:sz w:val="32"/>
              <w:szCs w:val="32"/>
            </w:rPr>
          </w:rPrChange>
        </w:rPr>
      </w:pPr>
    </w:p>
    <w:p w14:paraId="4D0DBA84" w14:textId="77777777" w:rsidR="00900E8E" w:rsidRPr="007C5E36" w:rsidRDefault="00900E8E">
      <w:pPr>
        <w:pStyle w:val="Body"/>
        <w:rPr>
          <w:rFonts w:ascii="Times New Roman" w:hAnsi="Times New Roman" w:cs="Times New Roman"/>
          <w:b/>
          <w:bCs/>
          <w:sz w:val="32"/>
          <w:szCs w:val="32"/>
          <w:rPrChange w:id="252" w:author="Anushree Balaji" w:date="2026-04-17T09:58:00Z" w16du:dateUtc="2026-04-17T04:28:00Z">
            <w:rPr>
              <w:b/>
              <w:bCs/>
              <w:sz w:val="32"/>
              <w:szCs w:val="32"/>
            </w:rPr>
          </w:rPrChange>
        </w:rPr>
      </w:pPr>
    </w:p>
    <w:p w14:paraId="22B926FB" w14:textId="77777777" w:rsidR="00900E8E" w:rsidRPr="007C5E36" w:rsidRDefault="00900E8E">
      <w:pPr>
        <w:pStyle w:val="Body"/>
        <w:rPr>
          <w:rFonts w:ascii="Times New Roman" w:hAnsi="Times New Roman" w:cs="Times New Roman"/>
          <w:b/>
          <w:bCs/>
          <w:sz w:val="32"/>
          <w:szCs w:val="32"/>
          <w:rPrChange w:id="253" w:author="Anushree Balaji" w:date="2026-04-17T09:58:00Z" w16du:dateUtc="2026-04-17T04:28:00Z">
            <w:rPr>
              <w:b/>
              <w:bCs/>
              <w:sz w:val="32"/>
              <w:szCs w:val="32"/>
            </w:rPr>
          </w:rPrChange>
        </w:rPr>
      </w:pPr>
    </w:p>
    <w:p w14:paraId="34193A89" w14:textId="77777777" w:rsidR="00900E8E" w:rsidRPr="009C1274" w:rsidRDefault="00000000">
      <w:pPr>
        <w:pStyle w:val="Body"/>
        <w:rPr>
          <w:rFonts w:ascii="Times New Roman" w:hAnsi="Times New Roman" w:cs="Times New Roman"/>
          <w:b/>
          <w:bCs/>
          <w:sz w:val="40"/>
          <w:szCs w:val="40"/>
          <w:rPrChange w:id="254" w:author="Anushree Balaji" w:date="2026-04-17T10:01:00Z" w16du:dateUtc="2026-04-17T04:31:00Z">
            <w:rPr>
              <w:b/>
              <w:bCs/>
              <w:sz w:val="32"/>
              <w:szCs w:val="32"/>
            </w:rPr>
          </w:rPrChange>
        </w:rPr>
      </w:pPr>
      <w:r w:rsidRPr="009C1274">
        <w:rPr>
          <w:rFonts w:ascii="Times New Roman" w:hAnsi="Times New Roman" w:cs="Times New Roman"/>
          <w:b/>
          <w:bCs/>
          <w:sz w:val="40"/>
          <w:szCs w:val="40"/>
          <w:lang w:val="en-US"/>
          <w:rPrChange w:id="255" w:author="Anushree Balaji" w:date="2026-04-17T10:01:00Z" w16du:dateUtc="2026-04-17T04:31:00Z">
            <w:rPr>
              <w:b/>
              <w:bCs/>
              <w:sz w:val="32"/>
              <w:szCs w:val="32"/>
              <w:lang w:val="en-US"/>
            </w:rPr>
          </w:rPrChange>
        </w:rPr>
        <w:t>5. Progress Review (Week 10/11)</w:t>
      </w:r>
    </w:p>
    <w:p w14:paraId="46E75AF5" w14:textId="77777777" w:rsidR="00900E8E" w:rsidRPr="007C5E36" w:rsidRDefault="00900E8E">
      <w:pPr>
        <w:pStyle w:val="Body"/>
        <w:rPr>
          <w:rFonts w:ascii="Times New Roman" w:hAnsi="Times New Roman" w:cs="Times New Roman"/>
          <w:sz w:val="28"/>
          <w:szCs w:val="28"/>
          <w:rPrChange w:id="256" w:author="Anushree Balaji" w:date="2026-04-17T09:58:00Z" w16du:dateUtc="2026-04-17T04:28:00Z">
            <w:rPr>
              <w:sz w:val="28"/>
              <w:szCs w:val="28"/>
            </w:rPr>
          </w:rPrChange>
        </w:rPr>
      </w:pPr>
    </w:p>
    <w:p w14:paraId="349943E5" w14:textId="77777777" w:rsidR="00900E8E" w:rsidRPr="007C5E36" w:rsidRDefault="00000000">
      <w:pPr>
        <w:pStyle w:val="Body"/>
        <w:numPr>
          <w:ilvl w:val="0"/>
          <w:numId w:val="4"/>
        </w:numPr>
        <w:rPr>
          <w:rFonts w:ascii="Times New Roman" w:hAnsi="Times New Roman" w:cs="Times New Roman"/>
          <w:sz w:val="28"/>
          <w:szCs w:val="28"/>
          <w:lang w:val="nl-NL"/>
          <w:rPrChange w:id="257"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58" w:author="Anushree Balaji" w:date="2026-04-17T09:58:00Z" w16du:dateUtc="2026-04-17T04:28:00Z">
            <w:rPr>
              <w:sz w:val="28"/>
              <w:szCs w:val="28"/>
              <w:lang w:val="nl-NL"/>
            </w:rPr>
          </w:rPrChange>
        </w:rPr>
        <w:t>Week 1</w:t>
      </w:r>
      <w:r w:rsidRPr="007C5E36">
        <w:rPr>
          <w:rFonts w:ascii="Times New Roman" w:hAnsi="Times New Roman" w:cs="Times New Roman"/>
          <w:sz w:val="28"/>
          <w:szCs w:val="28"/>
          <w:rPrChange w:id="259" w:author="Anushree Balaji" w:date="2026-04-17T09:58:00Z" w16du:dateUtc="2026-04-17T04:28:00Z">
            <w:rPr>
              <w:sz w:val="28"/>
              <w:szCs w:val="28"/>
            </w:rPr>
          </w:rPrChange>
        </w:rPr>
        <w:t>–</w:t>
      </w:r>
      <w:r w:rsidRPr="007C5E36">
        <w:rPr>
          <w:rFonts w:ascii="Times New Roman" w:hAnsi="Times New Roman" w:cs="Times New Roman"/>
          <w:sz w:val="28"/>
          <w:szCs w:val="28"/>
          <w:lang w:val="en-US"/>
          <w:rPrChange w:id="260" w:author="Anushree Balaji" w:date="2026-04-17T09:58:00Z" w16du:dateUtc="2026-04-17T04:28:00Z">
            <w:rPr>
              <w:sz w:val="28"/>
              <w:szCs w:val="28"/>
              <w:lang w:val="en-US"/>
            </w:rPr>
          </w:rPrChange>
        </w:rPr>
        <w:t>2: Data loading and return calculation</w:t>
      </w:r>
    </w:p>
    <w:p w14:paraId="76CE6854" w14:textId="77777777" w:rsidR="00900E8E" w:rsidRPr="007C5E36" w:rsidRDefault="00000000">
      <w:pPr>
        <w:pStyle w:val="Body"/>
        <w:numPr>
          <w:ilvl w:val="0"/>
          <w:numId w:val="4"/>
        </w:numPr>
        <w:rPr>
          <w:rFonts w:ascii="Times New Roman" w:hAnsi="Times New Roman" w:cs="Times New Roman"/>
          <w:sz w:val="28"/>
          <w:szCs w:val="28"/>
          <w:lang w:val="nl-NL"/>
          <w:rPrChange w:id="261"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62" w:author="Anushree Balaji" w:date="2026-04-17T09:58:00Z" w16du:dateUtc="2026-04-17T04:28:00Z">
            <w:rPr>
              <w:sz w:val="28"/>
              <w:szCs w:val="28"/>
              <w:lang w:val="nl-NL"/>
            </w:rPr>
          </w:rPrChange>
        </w:rPr>
        <w:t>Week 3</w:t>
      </w:r>
      <w:r w:rsidRPr="007C5E36">
        <w:rPr>
          <w:rFonts w:ascii="Times New Roman" w:hAnsi="Times New Roman" w:cs="Times New Roman"/>
          <w:sz w:val="28"/>
          <w:szCs w:val="28"/>
          <w:rPrChange w:id="263" w:author="Anushree Balaji" w:date="2026-04-17T09:58:00Z" w16du:dateUtc="2026-04-17T04:28:00Z">
            <w:rPr>
              <w:sz w:val="28"/>
              <w:szCs w:val="28"/>
            </w:rPr>
          </w:rPrChange>
        </w:rPr>
        <w:t>–</w:t>
      </w:r>
      <w:r w:rsidRPr="007C5E36">
        <w:rPr>
          <w:rFonts w:ascii="Times New Roman" w:hAnsi="Times New Roman" w:cs="Times New Roman"/>
          <w:sz w:val="28"/>
          <w:szCs w:val="28"/>
          <w:lang w:val="en-US"/>
          <w:rPrChange w:id="264" w:author="Anushree Balaji" w:date="2026-04-17T09:58:00Z" w16du:dateUtc="2026-04-17T04:28:00Z">
            <w:rPr>
              <w:sz w:val="28"/>
              <w:szCs w:val="28"/>
              <w:lang w:val="en-US"/>
            </w:rPr>
          </w:rPrChange>
        </w:rPr>
        <w:t>4: Volatility computation</w:t>
      </w:r>
    </w:p>
    <w:p w14:paraId="67854AEF" w14:textId="77777777" w:rsidR="00900E8E" w:rsidRPr="007C5E36" w:rsidRDefault="00000000">
      <w:pPr>
        <w:pStyle w:val="Body"/>
        <w:numPr>
          <w:ilvl w:val="0"/>
          <w:numId w:val="4"/>
        </w:numPr>
        <w:rPr>
          <w:rFonts w:ascii="Times New Roman" w:hAnsi="Times New Roman" w:cs="Times New Roman"/>
          <w:sz w:val="28"/>
          <w:szCs w:val="28"/>
          <w:lang w:val="nl-NL"/>
          <w:rPrChange w:id="265"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66" w:author="Anushree Balaji" w:date="2026-04-17T09:58:00Z" w16du:dateUtc="2026-04-17T04:28:00Z">
            <w:rPr>
              <w:sz w:val="28"/>
              <w:szCs w:val="28"/>
              <w:lang w:val="nl-NL"/>
            </w:rPr>
          </w:rPrChange>
        </w:rPr>
        <w:t>Week 5</w:t>
      </w:r>
      <w:r w:rsidRPr="007C5E36">
        <w:rPr>
          <w:rFonts w:ascii="Times New Roman" w:hAnsi="Times New Roman" w:cs="Times New Roman"/>
          <w:sz w:val="28"/>
          <w:szCs w:val="28"/>
          <w:rPrChange w:id="267" w:author="Anushree Balaji" w:date="2026-04-17T09:58:00Z" w16du:dateUtc="2026-04-17T04:28:00Z">
            <w:rPr>
              <w:sz w:val="28"/>
              <w:szCs w:val="28"/>
            </w:rPr>
          </w:rPrChange>
        </w:rPr>
        <w:t>–</w:t>
      </w:r>
      <w:r w:rsidRPr="007C5E36">
        <w:rPr>
          <w:rFonts w:ascii="Times New Roman" w:hAnsi="Times New Roman" w:cs="Times New Roman"/>
          <w:sz w:val="28"/>
          <w:szCs w:val="28"/>
          <w:lang w:val="en-US"/>
          <w:rPrChange w:id="268" w:author="Anushree Balaji" w:date="2026-04-17T09:58:00Z" w16du:dateUtc="2026-04-17T04:28:00Z">
            <w:rPr>
              <w:sz w:val="28"/>
              <w:szCs w:val="28"/>
              <w:lang w:val="en-US"/>
            </w:rPr>
          </w:rPrChange>
        </w:rPr>
        <w:t>6: Pattern detection logic</w:t>
      </w:r>
    </w:p>
    <w:p w14:paraId="7F98ACBB" w14:textId="77777777" w:rsidR="00900E8E" w:rsidRPr="007C5E36" w:rsidRDefault="00000000">
      <w:pPr>
        <w:pStyle w:val="Body"/>
        <w:numPr>
          <w:ilvl w:val="0"/>
          <w:numId w:val="4"/>
        </w:numPr>
        <w:rPr>
          <w:rFonts w:ascii="Times New Roman" w:hAnsi="Times New Roman" w:cs="Times New Roman"/>
          <w:sz w:val="28"/>
          <w:szCs w:val="28"/>
          <w:lang w:val="nl-NL"/>
          <w:rPrChange w:id="269"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70" w:author="Anushree Balaji" w:date="2026-04-17T09:58:00Z" w16du:dateUtc="2026-04-17T04:28:00Z">
            <w:rPr>
              <w:sz w:val="28"/>
              <w:szCs w:val="28"/>
              <w:lang w:val="nl-NL"/>
            </w:rPr>
          </w:rPrChange>
        </w:rPr>
        <w:t>Week 7</w:t>
      </w:r>
      <w:r w:rsidRPr="007C5E36">
        <w:rPr>
          <w:rFonts w:ascii="Times New Roman" w:hAnsi="Times New Roman" w:cs="Times New Roman"/>
          <w:sz w:val="28"/>
          <w:szCs w:val="28"/>
          <w:rPrChange w:id="271" w:author="Anushree Balaji" w:date="2026-04-17T09:58:00Z" w16du:dateUtc="2026-04-17T04:28:00Z">
            <w:rPr>
              <w:sz w:val="28"/>
              <w:szCs w:val="28"/>
            </w:rPr>
          </w:rPrChange>
        </w:rPr>
        <w:t>–</w:t>
      </w:r>
      <w:r w:rsidRPr="007C5E36">
        <w:rPr>
          <w:rFonts w:ascii="Times New Roman" w:hAnsi="Times New Roman" w:cs="Times New Roman"/>
          <w:sz w:val="28"/>
          <w:szCs w:val="28"/>
          <w:lang w:val="en-US"/>
          <w:rPrChange w:id="272" w:author="Anushree Balaji" w:date="2026-04-17T09:58:00Z" w16du:dateUtc="2026-04-17T04:28:00Z">
            <w:rPr>
              <w:sz w:val="28"/>
              <w:szCs w:val="28"/>
              <w:lang w:val="en-US"/>
            </w:rPr>
          </w:rPrChange>
        </w:rPr>
        <w:t>8: Trading simulation implementation</w:t>
      </w:r>
    </w:p>
    <w:p w14:paraId="1F277015" w14:textId="77777777" w:rsidR="00900E8E" w:rsidRPr="007C5E36" w:rsidRDefault="00000000">
      <w:pPr>
        <w:pStyle w:val="Body"/>
        <w:numPr>
          <w:ilvl w:val="0"/>
          <w:numId w:val="4"/>
        </w:numPr>
        <w:rPr>
          <w:rFonts w:ascii="Times New Roman" w:hAnsi="Times New Roman" w:cs="Times New Roman"/>
          <w:sz w:val="28"/>
          <w:szCs w:val="28"/>
          <w:lang w:val="en-US"/>
          <w:rPrChange w:id="273"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274" w:author="Anushree Balaji" w:date="2026-04-17T09:58:00Z" w16du:dateUtc="2026-04-17T04:28:00Z">
            <w:rPr>
              <w:sz w:val="28"/>
              <w:szCs w:val="28"/>
              <w:lang w:val="en-US"/>
            </w:rPr>
          </w:rPrChange>
        </w:rPr>
        <w:t>Week 9: Summary generation and improvements</w:t>
      </w:r>
    </w:p>
    <w:p w14:paraId="470389B4" w14:textId="77777777" w:rsidR="00900E8E" w:rsidRPr="007C5E36" w:rsidRDefault="00000000">
      <w:pPr>
        <w:pStyle w:val="Body"/>
        <w:numPr>
          <w:ilvl w:val="0"/>
          <w:numId w:val="4"/>
        </w:numPr>
        <w:rPr>
          <w:rFonts w:ascii="Times New Roman" w:hAnsi="Times New Roman" w:cs="Times New Roman"/>
          <w:sz w:val="28"/>
          <w:szCs w:val="28"/>
          <w:lang w:val="nl-NL"/>
          <w:rPrChange w:id="275" w:author="Anushree Balaji" w:date="2026-04-17T09:58:00Z" w16du:dateUtc="2026-04-17T04:28:00Z">
            <w:rPr>
              <w:sz w:val="28"/>
              <w:szCs w:val="28"/>
              <w:lang w:val="nl-NL"/>
            </w:rPr>
          </w:rPrChange>
        </w:rPr>
      </w:pPr>
      <w:r w:rsidRPr="007C5E36">
        <w:rPr>
          <w:rFonts w:ascii="Times New Roman" w:hAnsi="Times New Roman" w:cs="Times New Roman"/>
          <w:sz w:val="28"/>
          <w:szCs w:val="28"/>
          <w:lang w:val="nl-NL"/>
          <w:rPrChange w:id="276" w:author="Anushree Balaji" w:date="2026-04-17T09:58:00Z" w16du:dateUtc="2026-04-17T04:28:00Z">
            <w:rPr>
              <w:sz w:val="28"/>
              <w:szCs w:val="28"/>
              <w:lang w:val="nl-NL"/>
            </w:rPr>
          </w:rPrChange>
        </w:rPr>
        <w:t>Week 10</w:t>
      </w:r>
      <w:r w:rsidRPr="007C5E36">
        <w:rPr>
          <w:rFonts w:ascii="Times New Roman" w:hAnsi="Times New Roman" w:cs="Times New Roman"/>
          <w:sz w:val="28"/>
          <w:szCs w:val="28"/>
          <w:rPrChange w:id="277" w:author="Anushree Balaji" w:date="2026-04-17T09:58:00Z" w16du:dateUtc="2026-04-17T04:28:00Z">
            <w:rPr>
              <w:sz w:val="28"/>
              <w:szCs w:val="28"/>
            </w:rPr>
          </w:rPrChange>
        </w:rPr>
        <w:t>–</w:t>
      </w:r>
      <w:r w:rsidRPr="007C5E36">
        <w:rPr>
          <w:rFonts w:ascii="Times New Roman" w:hAnsi="Times New Roman" w:cs="Times New Roman"/>
          <w:sz w:val="28"/>
          <w:szCs w:val="28"/>
          <w:lang w:val="en-US"/>
          <w:rPrChange w:id="278" w:author="Anushree Balaji" w:date="2026-04-17T09:58:00Z" w16du:dateUtc="2026-04-17T04:28:00Z">
            <w:rPr>
              <w:sz w:val="28"/>
              <w:szCs w:val="28"/>
              <w:lang w:val="en-US"/>
            </w:rPr>
          </w:rPrChange>
        </w:rPr>
        <w:t>11: GUI integration using JavaFX</w:t>
      </w:r>
    </w:p>
    <w:p w14:paraId="6DC6A171" w14:textId="77777777" w:rsidR="00900E8E" w:rsidRPr="007C5E36" w:rsidRDefault="00900E8E">
      <w:pPr>
        <w:pStyle w:val="Body"/>
        <w:rPr>
          <w:rFonts w:ascii="Times New Roman" w:hAnsi="Times New Roman" w:cs="Times New Roman"/>
          <w:sz w:val="28"/>
          <w:szCs w:val="28"/>
          <w:rPrChange w:id="279" w:author="Anushree Balaji" w:date="2026-04-17T09:58:00Z" w16du:dateUtc="2026-04-17T04:28:00Z">
            <w:rPr>
              <w:sz w:val="28"/>
              <w:szCs w:val="28"/>
            </w:rPr>
          </w:rPrChange>
        </w:rPr>
      </w:pPr>
    </w:p>
    <w:p w14:paraId="782C7132" w14:textId="77777777" w:rsidR="00900E8E" w:rsidRPr="009C1274" w:rsidRDefault="00000000">
      <w:pPr>
        <w:pStyle w:val="Body"/>
        <w:rPr>
          <w:rFonts w:ascii="Times New Roman" w:hAnsi="Times New Roman" w:cs="Times New Roman"/>
          <w:b/>
          <w:bCs/>
          <w:sz w:val="40"/>
          <w:szCs w:val="40"/>
          <w:rPrChange w:id="280" w:author="Anushree Balaji" w:date="2026-04-17T10:01:00Z" w16du:dateUtc="2026-04-17T04:31:00Z">
            <w:rPr>
              <w:b/>
              <w:bCs/>
              <w:sz w:val="32"/>
              <w:szCs w:val="32"/>
            </w:rPr>
          </w:rPrChange>
        </w:rPr>
      </w:pPr>
      <w:r w:rsidRPr="009C1274">
        <w:rPr>
          <w:rFonts w:ascii="Times New Roman" w:hAnsi="Times New Roman" w:cs="Times New Roman"/>
          <w:b/>
          <w:bCs/>
          <w:sz w:val="40"/>
          <w:szCs w:val="40"/>
          <w:lang w:val="en-US"/>
          <w:rPrChange w:id="281" w:author="Anushree Balaji" w:date="2026-04-17T10:01:00Z" w16du:dateUtc="2026-04-17T04:31:00Z">
            <w:rPr>
              <w:b/>
              <w:bCs/>
              <w:sz w:val="32"/>
              <w:szCs w:val="32"/>
              <w:lang w:val="en-US"/>
            </w:rPr>
          </w:rPrChange>
        </w:rPr>
        <w:t>6. Implementation and Output</w:t>
      </w:r>
    </w:p>
    <w:p w14:paraId="5BFF82D3" w14:textId="77777777" w:rsidR="00900E8E" w:rsidRPr="007C5E36" w:rsidRDefault="00000000">
      <w:pPr>
        <w:pStyle w:val="Body"/>
        <w:rPr>
          <w:rFonts w:ascii="Times New Roman" w:hAnsi="Times New Roman" w:cs="Times New Roman"/>
          <w:b/>
          <w:bCs/>
          <w:sz w:val="30"/>
          <w:szCs w:val="30"/>
          <w:rPrChange w:id="282" w:author="Anushree Balaji" w:date="2026-04-17T09:58:00Z" w16du:dateUtc="2026-04-17T04:28:00Z">
            <w:rPr>
              <w:b/>
              <w:bCs/>
              <w:sz w:val="30"/>
              <w:szCs w:val="30"/>
            </w:rPr>
          </w:rPrChange>
        </w:rPr>
      </w:pPr>
      <w:r w:rsidRPr="007C5E36">
        <w:rPr>
          <w:rFonts w:ascii="Times New Roman" w:hAnsi="Times New Roman" w:cs="Times New Roman"/>
          <w:b/>
          <w:bCs/>
          <w:sz w:val="30"/>
          <w:szCs w:val="30"/>
          <w:rPrChange w:id="283" w:author="Anushree Balaji" w:date="2026-04-17T09:58:00Z" w16du:dateUtc="2026-04-17T04:28:00Z">
            <w:rPr>
              <w:b/>
              <w:bCs/>
              <w:sz w:val="30"/>
              <w:szCs w:val="30"/>
            </w:rPr>
          </w:rPrChange>
        </w:rPr>
        <w:t xml:space="preserve"> </w:t>
      </w:r>
      <w:r w:rsidRPr="007C5E36">
        <w:rPr>
          <w:rFonts w:ascii="Times New Roman" w:hAnsi="Times New Roman" w:cs="Times New Roman"/>
          <w:sz w:val="28"/>
          <w:szCs w:val="28"/>
          <w:lang w:val="en-US"/>
          <w:rPrChange w:id="284" w:author="Anushree Balaji" w:date="2026-04-17T09:58:00Z" w16du:dateUtc="2026-04-17T04:28:00Z">
            <w:rPr>
              <w:rFonts w:ascii="Cambria Bold" w:hAnsi="Cambria Bold"/>
              <w:sz w:val="28"/>
              <w:szCs w:val="28"/>
              <w:lang w:val="en-US"/>
            </w:rPr>
          </w:rPrChange>
        </w:rPr>
        <w:t>6.1 System Workflow</w:t>
      </w:r>
    </w:p>
    <w:p w14:paraId="744AB5A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285"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286" w:author="Anushree Balaji" w:date="2026-04-17T09:58:00Z" w16du:dateUtc="2026-04-17T04:28:00Z">
            <w:rPr>
              <w:rFonts w:ascii="Cambria" w:hAnsi="Cambria"/>
              <w:kern w:val="0"/>
              <w:sz w:val="22"/>
              <w:szCs w:val="22"/>
              <w:lang w:val="en-US"/>
            </w:rPr>
          </w:rPrChange>
        </w:rPr>
        <w:t>The system follows a structured pipeline where raw stock data is transformed into meaningful trading insights and simulation results.</w:t>
      </w:r>
    </w:p>
    <w:p w14:paraId="7127180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287"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nl-NL"/>
          <w:rPrChange w:id="288" w:author="Anushree Balaji" w:date="2026-04-17T09:58:00Z" w16du:dateUtc="2026-04-17T04:28:00Z">
            <w:rPr>
              <w:rFonts w:ascii="Cambria" w:hAnsi="Cambria"/>
              <w:kern w:val="0"/>
              <w:sz w:val="22"/>
              <w:szCs w:val="22"/>
              <w:lang w:val="nl-NL"/>
            </w:rPr>
          </w:rPrChange>
        </w:rPr>
        <w:t xml:space="preserve">CSV Data </w:t>
      </w:r>
      <w:r w:rsidRPr="007C5E36">
        <w:rPr>
          <w:rFonts w:ascii="Times New Roman" w:hAnsi="Times New Roman" w:cs="Times New Roman"/>
          <w:kern w:val="0"/>
          <w:sz w:val="22"/>
          <w:szCs w:val="22"/>
          <w:rPrChange w:id="289" w:author="Anushree Balaji" w:date="2026-04-17T09:58:00Z" w16du:dateUtc="2026-04-17T04:28:00Z">
            <w:rPr>
              <w:rFonts w:ascii="Cambria" w:hAnsi="Cambria"/>
              <w:kern w:val="0"/>
              <w:sz w:val="22"/>
              <w:szCs w:val="22"/>
            </w:rPr>
          </w:rPrChange>
        </w:rPr>
        <w:t xml:space="preserve">→ DataLoader → </w:t>
      </w:r>
      <w:r w:rsidRPr="007C5E36">
        <w:rPr>
          <w:rFonts w:ascii="Times New Roman" w:hAnsi="Times New Roman" w:cs="Times New Roman"/>
          <w:kern w:val="0"/>
          <w:sz w:val="22"/>
          <w:szCs w:val="22"/>
          <w:lang w:val="en-US"/>
          <w:rPrChange w:id="290" w:author="Anushree Balaji" w:date="2026-04-17T09:58:00Z" w16du:dateUtc="2026-04-17T04:28:00Z">
            <w:rPr>
              <w:rFonts w:ascii="Cambria" w:hAnsi="Cambria"/>
              <w:kern w:val="0"/>
              <w:sz w:val="22"/>
              <w:szCs w:val="22"/>
              <w:lang w:val="en-US"/>
            </w:rPr>
          </w:rPrChange>
        </w:rPr>
        <w:t xml:space="preserve">Returns </w:t>
      </w:r>
      <w:r w:rsidRPr="007C5E36">
        <w:rPr>
          <w:rFonts w:ascii="Times New Roman" w:hAnsi="Times New Roman" w:cs="Times New Roman"/>
          <w:kern w:val="0"/>
          <w:sz w:val="22"/>
          <w:szCs w:val="22"/>
          <w:rPrChange w:id="291"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292" w:author="Anushree Balaji" w:date="2026-04-17T09:58:00Z" w16du:dateUtc="2026-04-17T04:28:00Z">
            <w:rPr>
              <w:rFonts w:ascii="Cambria" w:hAnsi="Cambria"/>
              <w:kern w:val="0"/>
              <w:sz w:val="22"/>
              <w:szCs w:val="22"/>
              <w:lang w:val="en-US"/>
            </w:rPr>
          </w:rPrChange>
        </w:rPr>
        <w:t xml:space="preserve">Volatility </w:t>
      </w:r>
      <w:r w:rsidRPr="007C5E36">
        <w:rPr>
          <w:rFonts w:ascii="Times New Roman" w:hAnsi="Times New Roman" w:cs="Times New Roman"/>
          <w:kern w:val="0"/>
          <w:sz w:val="22"/>
          <w:szCs w:val="22"/>
          <w:rPrChange w:id="293"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294" w:author="Anushree Balaji" w:date="2026-04-17T09:58:00Z" w16du:dateUtc="2026-04-17T04:28:00Z">
            <w:rPr>
              <w:rFonts w:ascii="Cambria" w:hAnsi="Cambria"/>
              <w:kern w:val="0"/>
              <w:sz w:val="22"/>
              <w:szCs w:val="22"/>
              <w:lang w:val="en-US"/>
            </w:rPr>
          </w:rPrChange>
        </w:rPr>
        <w:t xml:space="preserve">Pattern Detection </w:t>
      </w:r>
      <w:r w:rsidRPr="007C5E36">
        <w:rPr>
          <w:rFonts w:ascii="Times New Roman" w:hAnsi="Times New Roman" w:cs="Times New Roman"/>
          <w:kern w:val="0"/>
          <w:sz w:val="22"/>
          <w:szCs w:val="22"/>
          <w:rPrChange w:id="295"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fr-FR"/>
          <w:rPrChange w:id="296" w:author="Anushree Balaji" w:date="2026-04-17T09:58:00Z" w16du:dateUtc="2026-04-17T04:28:00Z">
            <w:rPr>
              <w:rFonts w:ascii="Cambria" w:hAnsi="Cambria"/>
              <w:kern w:val="0"/>
              <w:sz w:val="22"/>
              <w:szCs w:val="22"/>
              <w:lang w:val="fr-FR"/>
            </w:rPr>
          </w:rPrChange>
        </w:rPr>
        <w:t xml:space="preserve">Simulation </w:t>
      </w:r>
      <w:r w:rsidRPr="007C5E36">
        <w:rPr>
          <w:rFonts w:ascii="Times New Roman" w:hAnsi="Times New Roman" w:cs="Times New Roman"/>
          <w:kern w:val="0"/>
          <w:sz w:val="22"/>
          <w:szCs w:val="22"/>
          <w:rPrChange w:id="297" w:author="Anushree Balaji" w:date="2026-04-17T09:58:00Z" w16du:dateUtc="2026-04-17T04:28:00Z">
            <w:rPr>
              <w:rFonts w:ascii="Cambria" w:hAnsi="Cambria"/>
              <w:kern w:val="0"/>
              <w:sz w:val="22"/>
              <w:szCs w:val="22"/>
            </w:rPr>
          </w:rPrChange>
        </w:rPr>
        <w:t>→ UI Output</w:t>
      </w:r>
    </w:p>
    <w:p w14:paraId="03D1173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29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299" w:author="Anushree Balaji" w:date="2026-04-17T09:58:00Z" w16du:dateUtc="2026-04-17T04:28:00Z">
            <w:rPr>
              <w:rFonts w:ascii="Cambria" w:hAnsi="Cambria"/>
              <w:kern w:val="0"/>
              <w:sz w:val="22"/>
              <w:szCs w:val="22"/>
              <w:lang w:val="en-US"/>
            </w:rPr>
          </w:rPrChange>
        </w:rPr>
        <w:t>Each stage is modular and handled by separate classes, ensuring clean design and maintainability.</w:t>
      </w:r>
    </w:p>
    <w:p w14:paraId="077450A8"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0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301" w:author="Anushree Balaji" w:date="2026-04-17T09:58:00Z" w16du:dateUtc="2026-04-17T04:28:00Z">
            <w:rPr>
              <w:rFonts w:ascii="Cambria Bold" w:hAnsi="Cambria Bold"/>
              <w:kern w:val="0"/>
              <w:sz w:val="28"/>
              <w:szCs w:val="28"/>
              <w:lang w:val="en-US"/>
            </w:rPr>
          </w:rPrChange>
        </w:rPr>
        <w:t>6.2 Data Loading and Preprocessing</w:t>
      </w:r>
    </w:p>
    <w:p w14:paraId="1446EEF0"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0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03" w:author="Anushree Balaji" w:date="2026-04-17T09:58:00Z" w16du:dateUtc="2026-04-17T04:28:00Z">
            <w:rPr>
              <w:rFonts w:ascii="Cambria" w:hAnsi="Cambria"/>
              <w:kern w:val="0"/>
              <w:sz w:val="22"/>
              <w:szCs w:val="22"/>
              <w:lang w:val="en-US"/>
            </w:rPr>
          </w:rPrChange>
        </w:rPr>
        <w:t xml:space="preserve">The system begins by reading historical stock data from a CSV file. </w:t>
      </w:r>
    </w:p>
    <w:p w14:paraId="00491F9E"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04"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05" w:author="Anushree Balaji" w:date="2026-04-17T09:58:00Z" w16du:dateUtc="2026-04-17T04:28:00Z">
            <w:rPr>
              <w:rFonts w:ascii="Cambria" w:hAnsi="Cambria"/>
              <w:kern w:val="0"/>
              <w:sz w:val="22"/>
              <w:szCs w:val="22"/>
              <w:lang w:val="en-US"/>
            </w:rPr>
          </w:rPrChange>
        </w:rPr>
        <w:t xml:space="preserve">The DataLoader class extracts the selected stock (e.g., AAPL). </w:t>
      </w:r>
    </w:p>
    <w:p w14:paraId="104EAD3E"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06"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07" w:author="Anushree Balaji" w:date="2026-04-17T09:58:00Z" w16du:dateUtc="2026-04-17T04:28:00Z">
            <w:rPr>
              <w:rFonts w:ascii="Cambria" w:hAnsi="Cambria"/>
              <w:kern w:val="0"/>
              <w:sz w:val="22"/>
              <w:szCs w:val="22"/>
              <w:lang w:val="en-US"/>
            </w:rPr>
          </w:rPrChange>
        </w:rPr>
        <w:t>Each row is converted into a StockData object containing the date and price, which is stored in a list for further processing.</w:t>
      </w:r>
    </w:p>
    <w:p w14:paraId="3558E9E2"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0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309" w:author="Anushree Balaji" w:date="2026-04-17T09:58:00Z" w16du:dateUtc="2026-04-17T04:28:00Z">
            <w:rPr>
              <w:rFonts w:ascii="Cambria Bold" w:hAnsi="Cambria Bold"/>
              <w:kern w:val="0"/>
              <w:sz w:val="28"/>
              <w:szCs w:val="28"/>
              <w:lang w:val="en-US"/>
            </w:rPr>
          </w:rPrChange>
        </w:rPr>
        <w:t>6.3 Return Calculation</w:t>
      </w:r>
    </w:p>
    <w:p w14:paraId="2F115A7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1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11" w:author="Anushree Balaji" w:date="2026-04-17T09:58:00Z" w16du:dateUtc="2026-04-17T04:28:00Z">
            <w:rPr>
              <w:rFonts w:ascii="Cambria" w:hAnsi="Cambria"/>
              <w:kern w:val="0"/>
              <w:sz w:val="22"/>
              <w:szCs w:val="22"/>
              <w:lang w:val="en-US"/>
            </w:rPr>
          </w:rPrChange>
        </w:rPr>
        <w:t>Daily returns are computed using the formula:</w:t>
      </w:r>
    </w:p>
    <w:p w14:paraId="47C7C78B"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1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13" w:author="Anushree Balaji" w:date="2026-04-17T09:58:00Z" w16du:dateUtc="2026-04-17T04:28:00Z">
            <w:rPr>
              <w:rFonts w:ascii="Cambria" w:hAnsi="Cambria"/>
              <w:kern w:val="0"/>
              <w:sz w:val="22"/>
              <w:szCs w:val="22"/>
              <w:lang w:val="en-US"/>
            </w:rPr>
          </w:rPrChange>
        </w:rPr>
        <w:t xml:space="preserve"> Return = (Today</w:t>
      </w:r>
      <w:r w:rsidRPr="007C5E36">
        <w:rPr>
          <w:rFonts w:ascii="Times New Roman" w:hAnsi="Times New Roman" w:cs="Times New Roman"/>
          <w:kern w:val="0"/>
          <w:sz w:val="22"/>
          <w:szCs w:val="22"/>
          <w:rtl/>
          <w:rPrChange w:id="314" w:author="Anushree Balaji" w:date="2026-04-17T09:58:00Z" w16du:dateUtc="2026-04-17T04:28:00Z">
            <w:rPr>
              <w:rFonts w:ascii="Cambria" w:hAnsi="Cambria"/>
              <w:kern w:val="0"/>
              <w:sz w:val="22"/>
              <w:szCs w:val="22"/>
              <w:rtl/>
            </w:rPr>
          </w:rPrChange>
        </w:rPr>
        <w:t>’</w:t>
      </w:r>
      <w:r w:rsidRPr="007C5E36">
        <w:rPr>
          <w:rFonts w:ascii="Times New Roman" w:hAnsi="Times New Roman" w:cs="Times New Roman"/>
          <w:kern w:val="0"/>
          <w:sz w:val="22"/>
          <w:szCs w:val="22"/>
          <w:lang w:val="en-US"/>
          <w:rPrChange w:id="315" w:author="Anushree Balaji" w:date="2026-04-17T09:58:00Z" w16du:dateUtc="2026-04-17T04:28:00Z">
            <w:rPr>
              <w:rFonts w:ascii="Cambria" w:hAnsi="Cambria"/>
              <w:kern w:val="0"/>
              <w:sz w:val="22"/>
              <w:szCs w:val="22"/>
              <w:lang w:val="en-US"/>
            </w:rPr>
          </w:rPrChange>
        </w:rPr>
        <w:t xml:space="preserve">s Price </w:t>
      </w:r>
      <w:r w:rsidRPr="007C5E36">
        <w:rPr>
          <w:rFonts w:ascii="Times New Roman" w:hAnsi="Times New Roman" w:cs="Times New Roman"/>
          <w:kern w:val="0"/>
          <w:sz w:val="22"/>
          <w:szCs w:val="22"/>
          <w:rPrChange w:id="316"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317" w:author="Anushree Balaji" w:date="2026-04-17T09:58:00Z" w16du:dateUtc="2026-04-17T04:28:00Z">
            <w:rPr>
              <w:rFonts w:ascii="Cambria" w:hAnsi="Cambria"/>
              <w:kern w:val="0"/>
              <w:sz w:val="22"/>
              <w:szCs w:val="22"/>
              <w:lang w:val="en-US"/>
            </w:rPr>
          </w:rPrChange>
        </w:rPr>
        <w:t>Yesterday</w:t>
      </w:r>
      <w:r w:rsidRPr="007C5E36">
        <w:rPr>
          <w:rFonts w:ascii="Times New Roman" w:hAnsi="Times New Roman" w:cs="Times New Roman"/>
          <w:kern w:val="0"/>
          <w:sz w:val="22"/>
          <w:szCs w:val="22"/>
          <w:rtl/>
          <w:rPrChange w:id="318" w:author="Anushree Balaji" w:date="2026-04-17T09:58:00Z" w16du:dateUtc="2026-04-17T04:28:00Z">
            <w:rPr>
              <w:rFonts w:ascii="Cambria" w:hAnsi="Cambria"/>
              <w:kern w:val="0"/>
              <w:sz w:val="22"/>
              <w:szCs w:val="22"/>
              <w:rtl/>
            </w:rPr>
          </w:rPrChange>
        </w:rPr>
        <w:t>’</w:t>
      </w:r>
      <w:r w:rsidRPr="007C5E36">
        <w:rPr>
          <w:rFonts w:ascii="Times New Roman" w:hAnsi="Times New Roman" w:cs="Times New Roman"/>
          <w:kern w:val="0"/>
          <w:sz w:val="22"/>
          <w:szCs w:val="22"/>
          <w:lang w:val="en-US"/>
          <w:rPrChange w:id="319" w:author="Anushree Balaji" w:date="2026-04-17T09:58:00Z" w16du:dateUtc="2026-04-17T04:28:00Z">
            <w:rPr>
              <w:rFonts w:ascii="Cambria" w:hAnsi="Cambria"/>
              <w:kern w:val="0"/>
              <w:sz w:val="22"/>
              <w:szCs w:val="22"/>
              <w:lang w:val="en-US"/>
            </w:rPr>
          </w:rPrChange>
        </w:rPr>
        <w:t>s Price) / Yesterday</w:t>
      </w:r>
      <w:r w:rsidRPr="007C5E36">
        <w:rPr>
          <w:rFonts w:ascii="Times New Roman" w:hAnsi="Times New Roman" w:cs="Times New Roman"/>
          <w:kern w:val="0"/>
          <w:sz w:val="22"/>
          <w:szCs w:val="22"/>
          <w:rtl/>
          <w:rPrChange w:id="320" w:author="Anushree Balaji" w:date="2026-04-17T09:58:00Z" w16du:dateUtc="2026-04-17T04:28:00Z">
            <w:rPr>
              <w:rFonts w:ascii="Cambria" w:hAnsi="Cambria"/>
              <w:kern w:val="0"/>
              <w:sz w:val="22"/>
              <w:szCs w:val="22"/>
              <w:rtl/>
            </w:rPr>
          </w:rPrChange>
        </w:rPr>
        <w:t>’</w:t>
      </w:r>
      <w:r w:rsidRPr="007C5E36">
        <w:rPr>
          <w:rFonts w:ascii="Times New Roman" w:hAnsi="Times New Roman" w:cs="Times New Roman"/>
          <w:kern w:val="0"/>
          <w:sz w:val="22"/>
          <w:szCs w:val="22"/>
          <w:rPrChange w:id="321" w:author="Anushree Balaji" w:date="2026-04-17T09:58:00Z" w16du:dateUtc="2026-04-17T04:28:00Z">
            <w:rPr>
              <w:rFonts w:ascii="Cambria" w:hAnsi="Cambria"/>
              <w:kern w:val="0"/>
              <w:sz w:val="22"/>
              <w:szCs w:val="22"/>
            </w:rPr>
          </w:rPrChange>
        </w:rPr>
        <w:t xml:space="preserve">s Price. </w:t>
      </w:r>
    </w:p>
    <w:p w14:paraId="563EEA3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2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23" w:author="Anushree Balaji" w:date="2026-04-17T09:58:00Z" w16du:dateUtc="2026-04-17T04:28:00Z">
            <w:rPr>
              <w:rFonts w:ascii="Cambria" w:hAnsi="Cambria"/>
              <w:kern w:val="0"/>
              <w:sz w:val="22"/>
              <w:szCs w:val="22"/>
              <w:lang w:val="en-US"/>
            </w:rPr>
          </w:rPrChange>
        </w:rPr>
        <w:lastRenderedPageBreak/>
        <w:t>This step converts raw price data into relative movement, which is essential for detecting patterns and computing volatility.</w:t>
      </w:r>
    </w:p>
    <w:p w14:paraId="46AB840A"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324" w:author="Anushree Balaji" w:date="2026-04-17T09:58:00Z" w16du:dateUtc="2026-04-17T04:28:00Z">
            <w:rPr>
              <w:rFonts w:ascii="Cambria" w:eastAsia="Cambria" w:hAnsi="Cambria" w:cs="Cambria"/>
              <w:kern w:val="0"/>
              <w:sz w:val="22"/>
              <w:szCs w:val="22"/>
            </w:rPr>
          </w:rPrChange>
        </w:rPr>
      </w:pPr>
    </w:p>
    <w:p w14:paraId="3CF5417C"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25"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326" w:author="Anushree Balaji" w:date="2026-04-17T09:58:00Z" w16du:dateUtc="2026-04-17T04:28:00Z">
            <w:rPr>
              <w:rFonts w:ascii="Cambria Bold" w:hAnsi="Cambria Bold"/>
              <w:kern w:val="0"/>
              <w:sz w:val="28"/>
              <w:szCs w:val="28"/>
              <w:lang w:val="en-US"/>
            </w:rPr>
          </w:rPrChange>
        </w:rPr>
        <w:t>6.4 Volatility Computation</w:t>
      </w:r>
    </w:p>
    <w:p w14:paraId="27DE015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27"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28" w:author="Anushree Balaji" w:date="2026-04-17T09:58:00Z" w16du:dateUtc="2026-04-17T04:28:00Z">
            <w:rPr>
              <w:rFonts w:ascii="Cambria" w:hAnsi="Cambria"/>
              <w:kern w:val="0"/>
              <w:sz w:val="22"/>
              <w:szCs w:val="22"/>
              <w:lang w:val="en-US"/>
            </w:rPr>
          </w:rPrChange>
        </w:rPr>
        <w:t xml:space="preserve">Two types of volatility are used in the system. </w:t>
      </w:r>
    </w:p>
    <w:p w14:paraId="0AE58760"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29"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30" w:author="Anushree Balaji" w:date="2026-04-17T09:58:00Z" w16du:dateUtc="2026-04-17T04:28:00Z">
            <w:rPr>
              <w:rFonts w:ascii="Cambria Bold" w:hAnsi="Cambria Bold"/>
              <w:kern w:val="0"/>
              <w:sz w:val="22"/>
              <w:szCs w:val="22"/>
              <w:lang w:val="en-US"/>
            </w:rPr>
          </w:rPrChange>
        </w:rPr>
        <w:t xml:space="preserve">Overall volatility: </w:t>
      </w:r>
      <w:r w:rsidRPr="007C5E36">
        <w:rPr>
          <w:rFonts w:ascii="Times New Roman" w:hAnsi="Times New Roman" w:cs="Times New Roman"/>
          <w:kern w:val="0"/>
          <w:sz w:val="22"/>
          <w:szCs w:val="22"/>
          <w:lang w:val="en-US"/>
          <w:rPrChange w:id="331" w:author="Anushree Balaji" w:date="2026-04-17T09:58:00Z" w16du:dateUtc="2026-04-17T04:28:00Z">
            <w:rPr>
              <w:rFonts w:ascii="Cambria" w:hAnsi="Cambria"/>
              <w:kern w:val="0"/>
              <w:sz w:val="22"/>
              <w:szCs w:val="22"/>
              <w:lang w:val="en-US"/>
            </w:rPr>
          </w:rPrChange>
        </w:rPr>
        <w:t xml:space="preserve">  calculated using standard deviation of returns to represent general market uncertainty. </w:t>
      </w:r>
    </w:p>
    <w:p w14:paraId="22872686"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3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33" w:author="Anushree Balaji" w:date="2026-04-17T09:58:00Z" w16du:dateUtc="2026-04-17T04:28:00Z">
            <w:rPr>
              <w:rFonts w:ascii="Cambria Bold" w:hAnsi="Cambria Bold"/>
              <w:kern w:val="0"/>
              <w:sz w:val="22"/>
              <w:szCs w:val="22"/>
              <w:lang w:val="en-US"/>
            </w:rPr>
          </w:rPrChange>
        </w:rPr>
        <w:t xml:space="preserve">Rolling volatility: </w:t>
      </w:r>
      <w:r w:rsidRPr="007C5E36">
        <w:rPr>
          <w:rFonts w:ascii="Times New Roman" w:hAnsi="Times New Roman" w:cs="Times New Roman"/>
          <w:kern w:val="0"/>
          <w:sz w:val="22"/>
          <w:szCs w:val="22"/>
          <w:lang w:val="en-US"/>
          <w:rPrChange w:id="334" w:author="Anushree Balaji" w:date="2026-04-17T09:58:00Z" w16du:dateUtc="2026-04-17T04:28:00Z">
            <w:rPr>
              <w:rFonts w:ascii="Cambria" w:hAnsi="Cambria"/>
              <w:kern w:val="0"/>
              <w:sz w:val="22"/>
              <w:szCs w:val="22"/>
              <w:lang w:val="en-US"/>
            </w:rPr>
          </w:rPrChange>
        </w:rPr>
        <w:t xml:space="preserve"> calculated over a moving window (e.g., 5 days) to capture short-term fluctuations and support dynamic decision making.</w:t>
      </w:r>
    </w:p>
    <w:p w14:paraId="35DDA272"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35"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336" w:author="Anushree Balaji" w:date="2026-04-17T09:58:00Z" w16du:dateUtc="2026-04-17T04:28:00Z">
            <w:rPr>
              <w:rFonts w:ascii="Cambria Bold" w:hAnsi="Cambria Bold"/>
              <w:kern w:val="0"/>
              <w:sz w:val="28"/>
              <w:szCs w:val="28"/>
              <w:lang w:val="en-US"/>
            </w:rPr>
          </w:rPrChange>
        </w:rPr>
        <w:t>6.5 Pattern Detection</w:t>
      </w:r>
    </w:p>
    <w:p w14:paraId="12ADB8FF"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37"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38" w:author="Anushree Balaji" w:date="2026-04-17T09:58:00Z" w16du:dateUtc="2026-04-17T04:28:00Z">
            <w:rPr>
              <w:rFonts w:ascii="Cambria" w:hAnsi="Cambria"/>
              <w:kern w:val="0"/>
              <w:sz w:val="22"/>
              <w:szCs w:val="22"/>
              <w:lang w:val="en-US"/>
            </w:rPr>
          </w:rPrChange>
        </w:rPr>
        <w:t>Each daily return is classified using thresholds:  Returns greater than +0.02 are labeled as spikes, returns less than -0.02 are crashes, and all others are considered stable.</w:t>
      </w:r>
    </w:p>
    <w:tbl>
      <w:tblPr>
        <w:tblW w:w="51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596"/>
        <w:gridCol w:w="2596"/>
      </w:tblGrid>
      <w:tr w:rsidR="00900E8E" w:rsidRPr="007C5E36" w14:paraId="19AFF5DF" w14:textId="77777777">
        <w:trPr>
          <w:trHeight w:val="347"/>
          <w:tblHeader/>
        </w:trPr>
        <w:tc>
          <w:tcPr>
            <w:tcW w:w="2596" w:type="dxa"/>
            <w:tcBorders>
              <w:top w:val="single" w:sz="8" w:space="0" w:color="FFFFFF"/>
              <w:left w:val="single" w:sz="8" w:space="0" w:color="FFFFFF"/>
              <w:bottom w:val="single" w:sz="24" w:space="0" w:color="FFFFFF"/>
              <w:right w:val="single" w:sz="8" w:space="0" w:color="FFFFFF"/>
            </w:tcBorders>
            <w:shd w:val="clear" w:color="auto" w:fill="4472C4"/>
            <w:tcMar>
              <w:top w:w="0" w:type="dxa"/>
              <w:left w:w="0" w:type="dxa"/>
              <w:bottom w:w="0" w:type="dxa"/>
              <w:right w:w="0" w:type="dxa"/>
            </w:tcMar>
          </w:tcPr>
          <w:p w14:paraId="2D9ED05A" w14:textId="77777777" w:rsidR="00900E8E" w:rsidRPr="007C5E36" w:rsidRDefault="00000000">
            <w:pPr>
              <w:tabs>
                <w:tab w:val="left" w:pos="1440"/>
              </w:tabs>
              <w:suppressAutoHyphens/>
              <w:jc w:val="center"/>
              <w:outlineLvl w:val="0"/>
            </w:pPr>
            <w:r w:rsidRPr="007C5E36">
              <w:rPr>
                <w:b/>
                <w:bCs/>
                <w:color w:val="FFFFFF"/>
                <w:sz w:val="30"/>
                <w:szCs w:val="30"/>
                <w14:textOutline w14:w="12700" w14:cap="flat" w14:cmpd="sng" w14:algn="ctr">
                  <w14:noFill/>
                  <w14:prstDash w14:val="solid"/>
                  <w14:miter w14:lim="400000"/>
                </w14:textOutline>
                <w:rPrChange w:id="339" w:author="Anushree Balaji" w:date="2026-04-17T09:58:00Z" w16du:dateUtc="2026-04-17T04:28:00Z">
                  <w:rPr>
                    <w:rFonts w:ascii="Calibri" w:hAnsi="Calibri" w:cs="Arial Unicode MS"/>
                    <w:b/>
                    <w:bCs/>
                    <w:color w:val="FFFFFF"/>
                    <w:sz w:val="30"/>
                    <w:szCs w:val="30"/>
                    <w14:textOutline w14:w="12700" w14:cap="flat" w14:cmpd="sng" w14:algn="ctr">
                      <w14:noFill/>
                      <w14:prstDash w14:val="solid"/>
                      <w14:miter w14:lim="400000"/>
                    </w14:textOutline>
                  </w:rPr>
                </w:rPrChange>
              </w:rPr>
              <w:t>Condition</w:t>
            </w:r>
          </w:p>
        </w:tc>
        <w:tc>
          <w:tcPr>
            <w:tcW w:w="2596" w:type="dxa"/>
            <w:tcBorders>
              <w:top w:val="single" w:sz="8" w:space="0" w:color="FFFFFF"/>
              <w:left w:val="single" w:sz="8" w:space="0" w:color="FFFFFF"/>
              <w:bottom w:val="single" w:sz="24" w:space="0" w:color="FFFFFF"/>
              <w:right w:val="single" w:sz="8" w:space="0" w:color="FFFFFF"/>
            </w:tcBorders>
            <w:shd w:val="clear" w:color="auto" w:fill="4472C4"/>
            <w:tcMar>
              <w:top w:w="0" w:type="dxa"/>
              <w:left w:w="0" w:type="dxa"/>
              <w:bottom w:w="0" w:type="dxa"/>
              <w:right w:w="0" w:type="dxa"/>
            </w:tcMar>
          </w:tcPr>
          <w:p w14:paraId="40ABCBA3" w14:textId="77777777" w:rsidR="00900E8E" w:rsidRPr="007C5E36" w:rsidRDefault="00000000">
            <w:pPr>
              <w:tabs>
                <w:tab w:val="left" w:pos="1440"/>
              </w:tabs>
              <w:suppressAutoHyphens/>
              <w:jc w:val="center"/>
              <w:outlineLvl w:val="0"/>
            </w:pPr>
            <w:r w:rsidRPr="007C5E36">
              <w:rPr>
                <w:b/>
                <w:bCs/>
                <w:color w:val="FFFFFF"/>
                <w:sz w:val="30"/>
                <w:szCs w:val="30"/>
                <w14:textOutline w14:w="12700" w14:cap="flat" w14:cmpd="sng" w14:algn="ctr">
                  <w14:noFill/>
                  <w14:prstDash w14:val="solid"/>
                  <w14:miter w14:lim="400000"/>
                </w14:textOutline>
                <w:rPrChange w:id="340" w:author="Anushree Balaji" w:date="2026-04-17T09:58:00Z" w16du:dateUtc="2026-04-17T04:28:00Z">
                  <w:rPr>
                    <w:rFonts w:ascii="Calibri" w:hAnsi="Calibri" w:cs="Arial Unicode MS"/>
                    <w:b/>
                    <w:bCs/>
                    <w:color w:val="FFFFFF"/>
                    <w:sz w:val="30"/>
                    <w:szCs w:val="30"/>
                    <w14:textOutline w14:w="12700" w14:cap="flat" w14:cmpd="sng" w14:algn="ctr">
                      <w14:noFill/>
                      <w14:prstDash w14:val="solid"/>
                      <w14:miter w14:lim="400000"/>
                    </w14:textOutline>
                  </w:rPr>
                </w:rPrChange>
              </w:rPr>
              <w:t>Classification</w:t>
            </w:r>
          </w:p>
        </w:tc>
      </w:tr>
      <w:tr w:rsidR="00900E8E" w:rsidRPr="007C5E36" w14:paraId="387E9E14" w14:textId="77777777">
        <w:tblPrEx>
          <w:shd w:val="clear" w:color="auto" w:fill="CDD4E9"/>
        </w:tblPrEx>
        <w:trPr>
          <w:trHeight w:val="347"/>
        </w:trPr>
        <w:tc>
          <w:tcPr>
            <w:tcW w:w="2596" w:type="dxa"/>
            <w:tcBorders>
              <w:top w:val="single" w:sz="24"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0E7834B2"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1"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Return &gt; +0.02</w:t>
            </w:r>
          </w:p>
        </w:tc>
        <w:tc>
          <w:tcPr>
            <w:tcW w:w="2596" w:type="dxa"/>
            <w:tcBorders>
              <w:top w:val="single" w:sz="24"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348A4B7C"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2"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Spike</w:t>
            </w:r>
          </w:p>
        </w:tc>
      </w:tr>
      <w:tr w:rsidR="00900E8E" w:rsidRPr="007C5E36" w14:paraId="26B2DE67" w14:textId="77777777">
        <w:tblPrEx>
          <w:shd w:val="clear" w:color="auto" w:fill="CDD4E9"/>
        </w:tblPrEx>
        <w:trPr>
          <w:trHeight w:val="347"/>
        </w:trPr>
        <w:tc>
          <w:tcPr>
            <w:tcW w:w="2596" w:type="dxa"/>
            <w:tcBorders>
              <w:top w:val="single" w:sz="8" w:space="0" w:color="FFFFFF"/>
              <w:left w:val="single" w:sz="8" w:space="0" w:color="FFFFFF"/>
              <w:bottom w:val="single" w:sz="8" w:space="0" w:color="FFFFFF"/>
              <w:right w:val="single" w:sz="8" w:space="0" w:color="FFFFFF"/>
            </w:tcBorders>
            <w:shd w:val="clear" w:color="auto" w:fill="E7EAF4"/>
            <w:tcMar>
              <w:top w:w="0" w:type="dxa"/>
              <w:left w:w="0" w:type="dxa"/>
              <w:bottom w:w="0" w:type="dxa"/>
              <w:right w:w="0" w:type="dxa"/>
            </w:tcMar>
          </w:tcPr>
          <w:p w14:paraId="6C832A6C"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3"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Return &lt; -0.02</w:t>
            </w:r>
          </w:p>
        </w:tc>
        <w:tc>
          <w:tcPr>
            <w:tcW w:w="2596" w:type="dxa"/>
            <w:tcBorders>
              <w:top w:val="single" w:sz="8" w:space="0" w:color="FFFFFF"/>
              <w:left w:val="single" w:sz="8" w:space="0" w:color="FFFFFF"/>
              <w:bottom w:val="single" w:sz="8" w:space="0" w:color="FFFFFF"/>
              <w:right w:val="single" w:sz="8" w:space="0" w:color="FFFFFF"/>
            </w:tcBorders>
            <w:shd w:val="clear" w:color="auto" w:fill="E7EAF4"/>
            <w:tcMar>
              <w:top w:w="0" w:type="dxa"/>
              <w:left w:w="0" w:type="dxa"/>
              <w:bottom w:w="0" w:type="dxa"/>
              <w:right w:w="0" w:type="dxa"/>
            </w:tcMar>
          </w:tcPr>
          <w:p w14:paraId="7EFF642C"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4"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Crash</w:t>
            </w:r>
          </w:p>
        </w:tc>
      </w:tr>
      <w:tr w:rsidR="00900E8E" w:rsidRPr="007C5E36" w14:paraId="5B2E1D1E" w14:textId="77777777">
        <w:tblPrEx>
          <w:shd w:val="clear" w:color="auto" w:fill="CDD4E9"/>
        </w:tblPrEx>
        <w:trPr>
          <w:trHeight w:val="347"/>
        </w:trPr>
        <w:tc>
          <w:tcPr>
            <w:tcW w:w="2596" w:type="dxa"/>
            <w:tcBorders>
              <w:top w:val="single" w:sz="8"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370AD6FB"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5"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Otherwise</w:t>
            </w:r>
          </w:p>
        </w:tc>
        <w:tc>
          <w:tcPr>
            <w:tcW w:w="2596" w:type="dxa"/>
            <w:tcBorders>
              <w:top w:val="single" w:sz="8"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35E6328D"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346"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Stable</w:t>
            </w:r>
          </w:p>
        </w:tc>
      </w:tr>
    </w:tbl>
    <w:p w14:paraId="131FF632"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347" w:author="Anushree Balaji" w:date="2026-04-17T09:58:00Z" w16du:dateUtc="2026-04-17T04:28:00Z">
            <w:rPr>
              <w:rFonts w:ascii="Cambria" w:eastAsia="Cambria" w:hAnsi="Cambria" w:cs="Cambria"/>
              <w:kern w:val="0"/>
              <w:sz w:val="22"/>
              <w:szCs w:val="22"/>
            </w:rPr>
          </w:rPrChange>
        </w:rPr>
      </w:pPr>
    </w:p>
    <w:p w14:paraId="4C349E0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4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349" w:author="Anushree Balaji" w:date="2026-04-17T09:58:00Z" w16du:dateUtc="2026-04-17T04:28:00Z">
            <w:rPr>
              <w:rFonts w:ascii="Cambria Bold" w:hAnsi="Cambria Bold"/>
              <w:kern w:val="0"/>
              <w:sz w:val="28"/>
              <w:szCs w:val="28"/>
              <w:lang w:val="en-US"/>
            </w:rPr>
          </w:rPrChange>
        </w:rPr>
        <w:t>6.6 Trading Simulation Logic</w:t>
      </w:r>
    </w:p>
    <w:p w14:paraId="199F3F6C"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50" w:author="Anushree Balaji" w:date="2026-04-17T09:58:00Z" w16du:dateUtc="2026-04-17T04:28:00Z">
            <w:rPr>
              <w:rFonts w:ascii="Cambria" w:eastAsia="Cambria" w:hAnsi="Cambria" w:cs="Cambria"/>
              <w:kern w:val="0"/>
              <w:sz w:val="22"/>
              <w:szCs w:val="22"/>
            </w:rPr>
          </w:rPrChange>
        </w:rPr>
      </w:pPr>
      <w:proofErr w:type="gramStart"/>
      <w:r w:rsidRPr="007C5E36">
        <w:rPr>
          <w:rFonts w:ascii="Times New Roman" w:hAnsi="Times New Roman" w:cs="Times New Roman"/>
          <w:kern w:val="0"/>
          <w:sz w:val="22"/>
          <w:szCs w:val="22"/>
          <w:lang w:val="en-US"/>
          <w:rPrChange w:id="351" w:author="Anushree Balaji" w:date="2026-04-17T09:58:00Z" w16du:dateUtc="2026-04-17T04:28:00Z">
            <w:rPr>
              <w:rFonts w:ascii="Cambria" w:hAnsi="Cambria"/>
              <w:kern w:val="0"/>
              <w:sz w:val="22"/>
              <w:szCs w:val="22"/>
              <w:lang w:val="en-US"/>
            </w:rPr>
          </w:rPrChange>
        </w:rPr>
        <w:t>he</w:t>
      </w:r>
      <w:proofErr w:type="gramEnd"/>
      <w:r w:rsidRPr="007C5E36">
        <w:rPr>
          <w:rFonts w:ascii="Times New Roman" w:hAnsi="Times New Roman" w:cs="Times New Roman"/>
          <w:kern w:val="0"/>
          <w:sz w:val="22"/>
          <w:szCs w:val="22"/>
          <w:lang w:val="en-US"/>
          <w:rPrChange w:id="352" w:author="Anushree Balaji" w:date="2026-04-17T09:58:00Z" w16du:dateUtc="2026-04-17T04:28:00Z">
            <w:rPr>
              <w:rFonts w:ascii="Cambria" w:hAnsi="Cambria"/>
              <w:kern w:val="0"/>
              <w:sz w:val="22"/>
              <w:szCs w:val="22"/>
              <w:lang w:val="en-US"/>
            </w:rPr>
          </w:rPrChange>
        </w:rPr>
        <w:t xml:space="preserve"> Simulator class models a simple rule-based trading strategy.</w:t>
      </w:r>
    </w:p>
    <w:p w14:paraId="0D50D3A6" w14:textId="77777777" w:rsidR="00900E8E" w:rsidRPr="007C5E36" w:rsidRDefault="00000000">
      <w:pPr>
        <w:pStyle w:val="Body"/>
        <w:spacing w:after="200" w:line="276" w:lineRule="auto"/>
        <w:rPr>
          <w:rFonts w:ascii="Times New Roman" w:eastAsia="Cambria Bold" w:hAnsi="Times New Roman" w:cs="Times New Roman"/>
          <w:kern w:val="0"/>
          <w:sz w:val="22"/>
          <w:szCs w:val="22"/>
          <w:rPrChange w:id="353" w:author="Anushree Balaji" w:date="2026-04-17T09:58:00Z" w16du:dateUtc="2026-04-17T04:28:00Z">
            <w:rPr>
              <w:rFonts w:ascii="Cambria Bold" w:eastAsia="Cambria Bold" w:hAnsi="Cambria Bold" w:cs="Cambria Bold"/>
              <w:kern w:val="0"/>
              <w:sz w:val="22"/>
              <w:szCs w:val="22"/>
            </w:rPr>
          </w:rPrChange>
        </w:rPr>
      </w:pPr>
      <w:r w:rsidRPr="007C5E36">
        <w:rPr>
          <w:rFonts w:ascii="Times New Roman" w:hAnsi="Times New Roman" w:cs="Times New Roman"/>
          <w:kern w:val="0"/>
          <w:sz w:val="22"/>
          <w:szCs w:val="22"/>
          <w:lang w:val="en-US"/>
          <w:rPrChange w:id="354" w:author="Anushree Balaji" w:date="2026-04-17T09:58:00Z" w16du:dateUtc="2026-04-17T04:28:00Z">
            <w:rPr>
              <w:rFonts w:ascii="Cambria Bold" w:hAnsi="Cambria Bold"/>
              <w:kern w:val="0"/>
              <w:sz w:val="22"/>
              <w:szCs w:val="22"/>
              <w:lang w:val="en-US"/>
            </w:rPr>
          </w:rPrChange>
        </w:rPr>
        <w:t>Decision Rules:</w:t>
      </w:r>
    </w:p>
    <w:p w14:paraId="70D450BB"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55"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56" w:author="Anushree Balaji" w:date="2026-04-17T09:58:00Z" w16du:dateUtc="2026-04-17T04:28:00Z">
            <w:rPr>
              <w:rFonts w:ascii="Cambria" w:hAnsi="Cambria"/>
              <w:kern w:val="0"/>
              <w:sz w:val="22"/>
              <w:szCs w:val="22"/>
              <w:lang w:val="en-US"/>
            </w:rPr>
          </w:rPrChange>
        </w:rPr>
        <w:t xml:space="preserve">High Volatility + Spike </w:t>
      </w:r>
      <w:r w:rsidRPr="007C5E36">
        <w:rPr>
          <w:rFonts w:ascii="Times New Roman" w:hAnsi="Times New Roman" w:cs="Times New Roman"/>
          <w:kern w:val="0"/>
          <w:sz w:val="22"/>
          <w:szCs w:val="22"/>
          <w:rPrChange w:id="357"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358" w:author="Anushree Balaji" w:date="2026-04-17T09:58:00Z" w16du:dateUtc="2026-04-17T04:28:00Z">
            <w:rPr>
              <w:rFonts w:ascii="Cambria" w:hAnsi="Cambria"/>
              <w:kern w:val="0"/>
              <w:sz w:val="22"/>
              <w:szCs w:val="22"/>
              <w:lang w:val="en-US"/>
            </w:rPr>
          </w:rPrChange>
        </w:rPr>
        <w:t>Aggressive Buy</w:t>
      </w:r>
    </w:p>
    <w:p w14:paraId="1C2A1670"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59"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60" w:author="Anushree Balaji" w:date="2026-04-17T09:58:00Z" w16du:dateUtc="2026-04-17T04:28:00Z">
            <w:rPr>
              <w:rFonts w:ascii="Cambria" w:hAnsi="Cambria"/>
              <w:kern w:val="0"/>
              <w:sz w:val="22"/>
              <w:szCs w:val="22"/>
              <w:lang w:val="en-US"/>
            </w:rPr>
          </w:rPrChange>
        </w:rPr>
        <w:t xml:space="preserve">High Volatility + Crash </w:t>
      </w:r>
      <w:r w:rsidRPr="007C5E36">
        <w:rPr>
          <w:rFonts w:ascii="Times New Roman" w:hAnsi="Times New Roman" w:cs="Times New Roman"/>
          <w:kern w:val="0"/>
          <w:sz w:val="22"/>
          <w:szCs w:val="22"/>
          <w:rPrChange w:id="361" w:author="Anushree Balaji" w:date="2026-04-17T09:58:00Z" w16du:dateUtc="2026-04-17T04:28:00Z">
            <w:rPr>
              <w:rFonts w:ascii="Cambria" w:hAnsi="Cambria"/>
              <w:kern w:val="0"/>
              <w:sz w:val="22"/>
              <w:szCs w:val="22"/>
            </w:rPr>
          </w:rPrChange>
        </w:rPr>
        <w:t>→ Panic Sell</w:t>
      </w:r>
    </w:p>
    <w:p w14:paraId="15AB8DF2"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62"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63" w:author="Anushree Balaji" w:date="2026-04-17T09:58:00Z" w16du:dateUtc="2026-04-17T04:28:00Z">
            <w:rPr>
              <w:rFonts w:ascii="Cambria" w:hAnsi="Cambria"/>
              <w:kern w:val="0"/>
              <w:sz w:val="22"/>
              <w:szCs w:val="22"/>
              <w:lang w:val="en-US"/>
            </w:rPr>
          </w:rPrChange>
        </w:rPr>
        <w:t xml:space="preserve">Moderate Volatility </w:t>
      </w:r>
      <w:r w:rsidRPr="007C5E36">
        <w:rPr>
          <w:rFonts w:ascii="Times New Roman" w:hAnsi="Times New Roman" w:cs="Times New Roman"/>
          <w:kern w:val="0"/>
          <w:sz w:val="22"/>
          <w:szCs w:val="22"/>
          <w:rPrChange w:id="364"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365" w:author="Anushree Balaji" w:date="2026-04-17T09:58:00Z" w16du:dateUtc="2026-04-17T04:28:00Z">
            <w:rPr>
              <w:rFonts w:ascii="Cambria" w:hAnsi="Cambria"/>
              <w:kern w:val="0"/>
              <w:sz w:val="22"/>
              <w:szCs w:val="22"/>
              <w:lang w:val="en-US"/>
            </w:rPr>
          </w:rPrChange>
        </w:rPr>
        <w:t>Controlled Buy</w:t>
      </w:r>
    </w:p>
    <w:p w14:paraId="71714CC9"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66"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67" w:author="Anushree Balaji" w:date="2026-04-17T09:58:00Z" w16du:dateUtc="2026-04-17T04:28:00Z">
            <w:rPr>
              <w:rFonts w:ascii="Cambria" w:hAnsi="Cambria"/>
              <w:kern w:val="0"/>
              <w:sz w:val="22"/>
              <w:szCs w:val="22"/>
              <w:lang w:val="en-US"/>
            </w:rPr>
          </w:rPrChange>
        </w:rPr>
        <w:t xml:space="preserve">Low Volatility </w:t>
      </w:r>
      <w:r w:rsidRPr="007C5E36">
        <w:rPr>
          <w:rFonts w:ascii="Times New Roman" w:hAnsi="Times New Roman" w:cs="Times New Roman"/>
          <w:kern w:val="0"/>
          <w:sz w:val="22"/>
          <w:szCs w:val="22"/>
          <w:rPrChange w:id="368"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de-DE"/>
          <w:rPrChange w:id="369" w:author="Anushree Balaji" w:date="2026-04-17T09:58:00Z" w16du:dateUtc="2026-04-17T04:28:00Z">
            <w:rPr>
              <w:rFonts w:ascii="Cambria" w:hAnsi="Cambria"/>
              <w:kern w:val="0"/>
              <w:sz w:val="22"/>
              <w:szCs w:val="22"/>
              <w:lang w:val="de-DE"/>
            </w:rPr>
          </w:rPrChange>
        </w:rPr>
        <w:t>Hold Position</w:t>
      </w:r>
    </w:p>
    <w:p w14:paraId="229BACFD" w14:textId="77777777" w:rsidR="00900E8E" w:rsidRPr="007C5E36" w:rsidRDefault="00000000">
      <w:pPr>
        <w:pStyle w:val="Body"/>
        <w:spacing w:after="200" w:line="276" w:lineRule="auto"/>
        <w:rPr>
          <w:rFonts w:ascii="Times New Roman" w:eastAsia="Cambria Bold" w:hAnsi="Times New Roman" w:cs="Times New Roman"/>
          <w:kern w:val="0"/>
          <w:sz w:val="22"/>
          <w:szCs w:val="22"/>
          <w:rPrChange w:id="370" w:author="Anushree Balaji" w:date="2026-04-17T09:58:00Z" w16du:dateUtc="2026-04-17T04:28:00Z">
            <w:rPr>
              <w:rFonts w:ascii="Cambria Bold" w:eastAsia="Cambria Bold" w:hAnsi="Cambria Bold" w:cs="Cambria Bold"/>
              <w:kern w:val="0"/>
              <w:sz w:val="22"/>
              <w:szCs w:val="22"/>
            </w:rPr>
          </w:rPrChange>
        </w:rPr>
      </w:pPr>
      <w:r w:rsidRPr="007C5E36">
        <w:rPr>
          <w:rFonts w:ascii="Times New Roman" w:hAnsi="Times New Roman" w:cs="Times New Roman"/>
          <w:kern w:val="0"/>
          <w:sz w:val="22"/>
          <w:szCs w:val="22"/>
          <w:lang w:val="de-DE"/>
          <w:rPrChange w:id="371" w:author="Anushree Balaji" w:date="2026-04-17T09:58:00Z" w16du:dateUtc="2026-04-17T04:28:00Z">
            <w:rPr>
              <w:rFonts w:ascii="Cambria Bold" w:hAnsi="Cambria Bold"/>
              <w:kern w:val="0"/>
              <w:sz w:val="22"/>
              <w:szCs w:val="22"/>
              <w:lang w:val="de-DE"/>
            </w:rPr>
          </w:rPrChange>
        </w:rPr>
        <w:t>Trader Model:</w:t>
      </w:r>
    </w:p>
    <w:p w14:paraId="4948240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7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73" w:author="Anushree Balaji" w:date="2026-04-17T09:58:00Z" w16du:dateUtc="2026-04-17T04:28:00Z">
            <w:rPr>
              <w:rFonts w:ascii="Cambria" w:hAnsi="Cambria"/>
              <w:kern w:val="0"/>
              <w:sz w:val="22"/>
              <w:szCs w:val="22"/>
              <w:lang w:val="en-US"/>
            </w:rPr>
          </w:rPrChange>
        </w:rPr>
        <w:t>The Trader class maintains:</w:t>
      </w:r>
    </w:p>
    <w:p w14:paraId="6F9AEA45"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74"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75" w:author="Anushree Balaji" w:date="2026-04-17T09:58:00Z" w16du:dateUtc="2026-04-17T04:28:00Z">
            <w:rPr>
              <w:rFonts w:ascii="Cambria" w:hAnsi="Cambria"/>
              <w:kern w:val="0"/>
              <w:sz w:val="22"/>
              <w:szCs w:val="22"/>
              <w:lang w:val="en-US"/>
            </w:rPr>
          </w:rPrChange>
        </w:rPr>
        <w:t>Cash balance</w:t>
      </w:r>
    </w:p>
    <w:p w14:paraId="251A4F15"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76"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77" w:author="Anushree Balaji" w:date="2026-04-17T09:58:00Z" w16du:dateUtc="2026-04-17T04:28:00Z">
            <w:rPr>
              <w:rFonts w:ascii="Cambria" w:hAnsi="Cambria"/>
              <w:kern w:val="0"/>
              <w:sz w:val="22"/>
              <w:szCs w:val="22"/>
              <w:lang w:val="en-US"/>
            </w:rPr>
          </w:rPrChange>
        </w:rPr>
        <w:t>Number of stocks held</w:t>
      </w:r>
    </w:p>
    <w:p w14:paraId="7D588F66"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78"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79" w:author="Anushree Balaji" w:date="2026-04-17T09:58:00Z" w16du:dateUtc="2026-04-17T04:28:00Z">
            <w:rPr>
              <w:rFonts w:ascii="Cambria" w:hAnsi="Cambria"/>
              <w:kern w:val="0"/>
              <w:sz w:val="22"/>
              <w:szCs w:val="22"/>
              <w:lang w:val="en-US"/>
            </w:rPr>
          </w:rPrChange>
        </w:rPr>
        <w:lastRenderedPageBreak/>
        <w:t>Total portfolio value</w:t>
      </w:r>
    </w:p>
    <w:p w14:paraId="498233CA" w14:textId="77777777" w:rsidR="00900E8E" w:rsidRPr="007C5E36" w:rsidRDefault="00000000">
      <w:pPr>
        <w:pStyle w:val="Body"/>
        <w:spacing w:after="200" w:line="276" w:lineRule="auto"/>
        <w:rPr>
          <w:rFonts w:ascii="Times New Roman" w:eastAsia="Cambria Bold" w:hAnsi="Times New Roman" w:cs="Times New Roman"/>
          <w:kern w:val="0"/>
          <w:sz w:val="22"/>
          <w:szCs w:val="22"/>
          <w:rPrChange w:id="380" w:author="Anushree Balaji" w:date="2026-04-17T09:58:00Z" w16du:dateUtc="2026-04-17T04:28:00Z">
            <w:rPr>
              <w:rFonts w:ascii="Cambria Bold" w:eastAsia="Cambria Bold" w:hAnsi="Cambria Bold" w:cs="Cambria Bold"/>
              <w:kern w:val="0"/>
              <w:sz w:val="22"/>
              <w:szCs w:val="22"/>
            </w:rPr>
          </w:rPrChange>
        </w:rPr>
      </w:pPr>
      <w:r w:rsidRPr="007C5E36">
        <w:rPr>
          <w:rFonts w:ascii="Times New Roman" w:hAnsi="Times New Roman" w:cs="Times New Roman"/>
          <w:kern w:val="0"/>
          <w:sz w:val="22"/>
          <w:szCs w:val="22"/>
          <w:lang w:val="en-US"/>
          <w:rPrChange w:id="381" w:author="Anushree Balaji" w:date="2026-04-17T09:58:00Z" w16du:dateUtc="2026-04-17T04:28:00Z">
            <w:rPr>
              <w:rFonts w:ascii="Cambria Bold" w:hAnsi="Cambria Bold"/>
              <w:kern w:val="0"/>
              <w:sz w:val="22"/>
              <w:szCs w:val="22"/>
              <w:lang w:val="en-US"/>
            </w:rPr>
          </w:rPrChange>
        </w:rPr>
        <w:t>Simulation Flow:</w:t>
      </w:r>
    </w:p>
    <w:p w14:paraId="2309B06A"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8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383" w:author="Anushree Balaji" w:date="2026-04-17T09:58:00Z" w16du:dateUtc="2026-04-17T04:28:00Z">
            <w:rPr>
              <w:rFonts w:ascii="Cambria" w:hAnsi="Cambria"/>
              <w:kern w:val="0"/>
              <w:sz w:val="22"/>
              <w:szCs w:val="22"/>
              <w:lang w:val="en-US"/>
            </w:rPr>
          </w:rPrChange>
        </w:rPr>
        <w:t>For each day:</w:t>
      </w:r>
    </w:p>
    <w:p w14:paraId="45C198CA"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84"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85" w:author="Anushree Balaji" w:date="2026-04-17T09:58:00Z" w16du:dateUtc="2026-04-17T04:28:00Z">
            <w:rPr>
              <w:rFonts w:ascii="Cambria" w:hAnsi="Cambria"/>
              <w:kern w:val="0"/>
              <w:sz w:val="22"/>
              <w:szCs w:val="22"/>
              <w:lang w:val="en-US"/>
            </w:rPr>
          </w:rPrChange>
        </w:rPr>
        <w:t>Identify pattern (Spike / Crash / Stable)</w:t>
      </w:r>
    </w:p>
    <w:p w14:paraId="2F0F65C2"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86"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87" w:author="Anushree Balaji" w:date="2026-04-17T09:58:00Z" w16du:dateUtc="2026-04-17T04:28:00Z">
            <w:rPr>
              <w:rFonts w:ascii="Cambria" w:hAnsi="Cambria"/>
              <w:kern w:val="0"/>
              <w:sz w:val="22"/>
              <w:szCs w:val="22"/>
              <w:lang w:val="en-US"/>
            </w:rPr>
          </w:rPrChange>
        </w:rPr>
        <w:t>Check volatility level (LOW / MODERATE / HIGH)</w:t>
      </w:r>
    </w:p>
    <w:p w14:paraId="7CBF9E49"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88"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89" w:author="Anushree Balaji" w:date="2026-04-17T09:58:00Z" w16du:dateUtc="2026-04-17T04:28:00Z">
            <w:rPr>
              <w:rFonts w:ascii="Cambria" w:hAnsi="Cambria"/>
              <w:kern w:val="0"/>
              <w:sz w:val="22"/>
              <w:szCs w:val="22"/>
              <w:lang w:val="en-US"/>
            </w:rPr>
          </w:rPrChange>
        </w:rPr>
        <w:t>Execute trading decision</w:t>
      </w:r>
    </w:p>
    <w:p w14:paraId="5E285C6A"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39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rPrChange w:id="391" w:author="Anushree Balaji" w:date="2026-04-17T09:58:00Z" w16du:dateUtc="2026-04-17T04:28:00Z">
            <w:rPr>
              <w:rFonts w:ascii="Cambria" w:hAnsi="Cambria"/>
              <w:kern w:val="0"/>
              <w:sz w:val="22"/>
              <w:szCs w:val="22"/>
            </w:rPr>
          </w:rPrChange>
        </w:rPr>
        <w:t>Update:</w:t>
      </w:r>
    </w:p>
    <w:p w14:paraId="4D6E3F20"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92"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93" w:author="Anushree Balaji" w:date="2026-04-17T09:58:00Z" w16du:dateUtc="2026-04-17T04:28:00Z">
            <w:rPr>
              <w:rFonts w:ascii="Cambria" w:hAnsi="Cambria"/>
              <w:kern w:val="0"/>
              <w:sz w:val="22"/>
              <w:szCs w:val="22"/>
              <w:lang w:val="en-US"/>
            </w:rPr>
          </w:rPrChange>
        </w:rPr>
        <w:t>Cash</w:t>
      </w:r>
    </w:p>
    <w:p w14:paraId="197888B1"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rPrChange w:id="394" w:author="Anushree Balaji" w:date="2026-04-17T09:58:00Z" w16du:dateUtc="2026-04-17T04:28:00Z">
            <w:rPr>
              <w:rFonts w:ascii="Cambria" w:hAnsi="Cambria"/>
              <w:kern w:val="0"/>
              <w:sz w:val="22"/>
              <w:szCs w:val="22"/>
            </w:rPr>
          </w:rPrChange>
        </w:rPr>
      </w:pPr>
      <w:r w:rsidRPr="007C5E36">
        <w:rPr>
          <w:rFonts w:ascii="Times New Roman" w:hAnsi="Times New Roman" w:cs="Times New Roman"/>
          <w:kern w:val="0"/>
          <w:sz w:val="22"/>
          <w:szCs w:val="22"/>
          <w:rPrChange w:id="395" w:author="Anushree Balaji" w:date="2026-04-17T09:58:00Z" w16du:dateUtc="2026-04-17T04:28:00Z">
            <w:rPr>
              <w:rFonts w:ascii="Cambria" w:hAnsi="Cambria"/>
              <w:kern w:val="0"/>
              <w:sz w:val="22"/>
              <w:szCs w:val="22"/>
            </w:rPr>
          </w:rPrChange>
        </w:rPr>
        <w:t>Holdings</w:t>
      </w:r>
    </w:p>
    <w:p w14:paraId="4020AE84"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396"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397" w:author="Anushree Balaji" w:date="2026-04-17T09:58:00Z" w16du:dateUtc="2026-04-17T04:28:00Z">
            <w:rPr>
              <w:rFonts w:ascii="Cambria" w:hAnsi="Cambria"/>
              <w:kern w:val="0"/>
              <w:sz w:val="22"/>
              <w:szCs w:val="22"/>
              <w:lang w:val="en-US"/>
            </w:rPr>
          </w:rPrChange>
        </w:rPr>
        <w:t>Portfolio value</w:t>
      </w:r>
    </w:p>
    <w:p w14:paraId="40D3CAFB" w14:textId="77777777" w:rsidR="00900E8E" w:rsidRPr="007C5E36" w:rsidRDefault="00000000">
      <w:pPr>
        <w:pStyle w:val="Body"/>
        <w:spacing w:after="200" w:line="276" w:lineRule="auto"/>
        <w:rPr>
          <w:rFonts w:ascii="Times New Roman" w:eastAsia="Cambria Bold" w:hAnsi="Times New Roman" w:cs="Times New Roman"/>
          <w:kern w:val="0"/>
          <w:sz w:val="28"/>
          <w:szCs w:val="28"/>
          <w:rPrChange w:id="398" w:author="Anushree Balaji" w:date="2026-04-17T09:58:00Z" w16du:dateUtc="2026-04-17T04:28:00Z">
            <w:rPr>
              <w:rFonts w:ascii="Cambria Bold" w:eastAsia="Cambria Bold" w:hAnsi="Cambria Bold" w:cs="Cambria Bold"/>
              <w:kern w:val="0"/>
              <w:sz w:val="28"/>
              <w:szCs w:val="28"/>
            </w:rPr>
          </w:rPrChange>
        </w:rPr>
      </w:pPr>
      <w:r w:rsidRPr="007C5E36">
        <w:rPr>
          <w:rFonts w:ascii="Times New Roman" w:hAnsi="Times New Roman" w:cs="Times New Roman"/>
          <w:kern w:val="0"/>
          <w:sz w:val="28"/>
          <w:szCs w:val="28"/>
          <w:lang w:val="en-US"/>
          <w:rPrChange w:id="399" w:author="Anushree Balaji" w:date="2026-04-17T09:58:00Z" w16du:dateUtc="2026-04-17T04:28:00Z">
            <w:rPr>
              <w:rFonts w:ascii="Cambria Bold" w:hAnsi="Cambria Bold"/>
              <w:kern w:val="0"/>
              <w:sz w:val="28"/>
              <w:szCs w:val="28"/>
              <w:lang w:val="en-US"/>
            </w:rPr>
          </w:rPrChange>
        </w:rPr>
        <w:t>6.7 Backend Output Handling (Key Enhancement)</w:t>
      </w:r>
    </w:p>
    <w:p w14:paraId="181ECE89"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0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01" w:author="Anushree Balaji" w:date="2026-04-17T09:58:00Z" w16du:dateUtc="2026-04-17T04:28:00Z">
            <w:rPr>
              <w:rFonts w:ascii="Cambria" w:hAnsi="Cambria"/>
              <w:kern w:val="0"/>
              <w:sz w:val="22"/>
              <w:szCs w:val="22"/>
              <w:lang w:val="en-US"/>
            </w:rPr>
          </w:rPrChange>
        </w:rPr>
        <w:t>Initially, results were printed directly to the console. This was improved by restructuring the output.</w:t>
      </w:r>
    </w:p>
    <w:p w14:paraId="70E61EF4" w14:textId="77777777" w:rsidR="00900E8E" w:rsidRPr="007C5E36" w:rsidRDefault="00000000">
      <w:pPr>
        <w:pStyle w:val="Body"/>
        <w:spacing w:after="200" w:line="276" w:lineRule="auto"/>
        <w:rPr>
          <w:rFonts w:ascii="Times New Roman" w:eastAsia="Cambria Bold" w:hAnsi="Times New Roman" w:cs="Times New Roman"/>
          <w:kern w:val="0"/>
          <w:sz w:val="22"/>
          <w:szCs w:val="22"/>
          <w:rPrChange w:id="402" w:author="Anushree Balaji" w:date="2026-04-17T09:58:00Z" w16du:dateUtc="2026-04-17T04:28:00Z">
            <w:rPr>
              <w:rFonts w:ascii="Cambria Bold" w:eastAsia="Cambria Bold" w:hAnsi="Cambria Bold" w:cs="Cambria Bold"/>
              <w:kern w:val="0"/>
              <w:sz w:val="22"/>
              <w:szCs w:val="22"/>
            </w:rPr>
          </w:rPrChange>
        </w:rPr>
      </w:pPr>
      <w:r w:rsidRPr="007C5E36">
        <w:rPr>
          <w:rFonts w:ascii="Times New Roman" w:hAnsi="Times New Roman" w:cs="Times New Roman"/>
          <w:kern w:val="0"/>
          <w:sz w:val="22"/>
          <w:szCs w:val="22"/>
          <w:lang w:val="en-US"/>
          <w:rPrChange w:id="403" w:author="Anushree Balaji" w:date="2026-04-17T09:58:00Z" w16du:dateUtc="2026-04-17T04:28:00Z">
            <w:rPr>
              <w:rFonts w:ascii="Cambria Bold" w:hAnsi="Cambria Bold"/>
              <w:kern w:val="0"/>
              <w:sz w:val="22"/>
              <w:szCs w:val="22"/>
              <w:lang w:val="en-US"/>
            </w:rPr>
          </w:rPrChange>
        </w:rPr>
        <w:t>Changes Implemented:</w:t>
      </w:r>
    </w:p>
    <w:p w14:paraId="473E77E4"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404"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405" w:author="Anushree Balaji" w:date="2026-04-17T09:58:00Z" w16du:dateUtc="2026-04-17T04:28:00Z">
            <w:rPr>
              <w:rFonts w:ascii="Cambria" w:hAnsi="Cambria"/>
              <w:kern w:val="0"/>
              <w:sz w:val="22"/>
              <w:szCs w:val="22"/>
              <w:lang w:val="en-US"/>
            </w:rPr>
          </w:rPrChange>
        </w:rPr>
        <w:t>Replaced System.out.println() with StringBuilder</w:t>
      </w:r>
    </w:p>
    <w:p w14:paraId="428A4C68"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406"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407" w:author="Anushree Balaji" w:date="2026-04-17T09:58:00Z" w16du:dateUtc="2026-04-17T04:28:00Z">
            <w:rPr>
              <w:rFonts w:ascii="Cambria" w:hAnsi="Cambria"/>
              <w:kern w:val="0"/>
              <w:sz w:val="22"/>
              <w:szCs w:val="22"/>
              <w:lang w:val="en-US"/>
            </w:rPr>
          </w:rPrChange>
        </w:rPr>
        <w:t>Introduced structured return data using Map&lt;String, Object&gt;</w:t>
      </w:r>
    </w:p>
    <w:p w14:paraId="4EA1FECF" w14:textId="77777777" w:rsidR="00900E8E" w:rsidRPr="007C5E36" w:rsidRDefault="00000000">
      <w:pPr>
        <w:pStyle w:val="Body"/>
        <w:spacing w:after="200" w:line="276" w:lineRule="auto"/>
        <w:rPr>
          <w:rFonts w:ascii="Times New Roman" w:eastAsia="Cambria" w:hAnsi="Times New Roman" w:cs="Times New Roman"/>
          <w:kern w:val="0"/>
          <w:sz w:val="28"/>
          <w:szCs w:val="28"/>
          <w:rPrChange w:id="408" w:author="Anushree Balaji" w:date="2026-04-17T09:58:00Z" w16du:dateUtc="2026-04-17T04:28:00Z">
            <w:rPr>
              <w:rFonts w:ascii="Cambria" w:eastAsia="Cambria" w:hAnsi="Cambria" w:cs="Cambria"/>
              <w:kern w:val="0"/>
              <w:sz w:val="28"/>
              <w:szCs w:val="28"/>
            </w:rPr>
          </w:rPrChange>
        </w:rPr>
      </w:pPr>
      <w:r w:rsidRPr="007C5E36">
        <w:rPr>
          <w:rFonts w:ascii="Times New Roman" w:hAnsi="Times New Roman" w:cs="Times New Roman"/>
          <w:kern w:val="0"/>
          <w:sz w:val="28"/>
          <w:szCs w:val="28"/>
          <w:lang w:val="en-US"/>
          <w:rPrChange w:id="409" w:author="Anushree Balaji" w:date="2026-04-17T09:58:00Z" w16du:dateUtc="2026-04-17T04:28:00Z">
            <w:rPr>
              <w:rFonts w:ascii="Cambria" w:hAnsi="Cambria"/>
              <w:kern w:val="0"/>
              <w:sz w:val="28"/>
              <w:szCs w:val="28"/>
              <w:lang w:val="en-US"/>
            </w:rPr>
          </w:rPrChange>
        </w:rPr>
        <w:t>Final Output Structure:</w:t>
      </w:r>
    </w:p>
    <w:p w14:paraId="37B91A8D" w14:textId="77777777" w:rsidR="00900E8E" w:rsidRPr="007C5E36" w:rsidRDefault="00000000">
      <w:pPr>
        <w:pStyle w:val="Body"/>
        <w:spacing w:after="200" w:line="276" w:lineRule="auto"/>
        <w:rPr>
          <w:rFonts w:ascii="Times New Roman" w:eastAsia="Cambria" w:hAnsi="Times New Roman" w:cs="Times New Roman"/>
          <w:kern w:val="0"/>
          <w:sz w:val="28"/>
          <w:szCs w:val="28"/>
          <w:rPrChange w:id="410" w:author="Anushree Balaji" w:date="2026-04-17T09:58:00Z" w16du:dateUtc="2026-04-17T04:28:00Z">
            <w:rPr>
              <w:rFonts w:ascii="Cambria" w:eastAsia="Cambria" w:hAnsi="Cambria" w:cs="Cambria"/>
              <w:kern w:val="0"/>
              <w:sz w:val="28"/>
              <w:szCs w:val="28"/>
            </w:rPr>
          </w:rPrChange>
        </w:rPr>
      </w:pPr>
      <w:r w:rsidRPr="007C5E36">
        <w:rPr>
          <w:rFonts w:ascii="Times New Roman" w:hAnsi="Times New Roman" w:cs="Times New Roman"/>
          <w:kern w:val="0"/>
          <w:sz w:val="28"/>
          <w:szCs w:val="28"/>
          <w:lang w:val="en-US"/>
          <w:rPrChange w:id="411" w:author="Anushree Balaji" w:date="2026-04-17T09:58:00Z" w16du:dateUtc="2026-04-17T04:28:00Z">
            <w:rPr>
              <w:rFonts w:ascii="Cambria" w:hAnsi="Cambria"/>
              <w:kern w:val="0"/>
              <w:sz w:val="28"/>
              <w:szCs w:val="28"/>
              <w:lang w:val="en-US"/>
            </w:rPr>
          </w:rPrChange>
        </w:rPr>
        <w:t>Map&lt;String, Object&gt; result = new HashMap&lt;</w:t>
      </w:r>
      <w:proofErr w:type="gramStart"/>
      <w:r w:rsidRPr="007C5E36">
        <w:rPr>
          <w:rFonts w:ascii="Times New Roman" w:hAnsi="Times New Roman" w:cs="Times New Roman"/>
          <w:kern w:val="0"/>
          <w:sz w:val="28"/>
          <w:szCs w:val="28"/>
          <w:lang w:val="en-US"/>
          <w:rPrChange w:id="412" w:author="Anushree Balaji" w:date="2026-04-17T09:58:00Z" w16du:dateUtc="2026-04-17T04:28:00Z">
            <w:rPr>
              <w:rFonts w:ascii="Cambria" w:hAnsi="Cambria"/>
              <w:kern w:val="0"/>
              <w:sz w:val="28"/>
              <w:szCs w:val="28"/>
              <w:lang w:val="en-US"/>
            </w:rPr>
          </w:rPrChange>
        </w:rPr>
        <w:t>&gt;(</w:t>
      </w:r>
      <w:proofErr w:type="gramEnd"/>
      <w:r w:rsidRPr="007C5E36">
        <w:rPr>
          <w:rFonts w:ascii="Times New Roman" w:hAnsi="Times New Roman" w:cs="Times New Roman"/>
          <w:kern w:val="0"/>
          <w:sz w:val="28"/>
          <w:szCs w:val="28"/>
          <w:lang w:val="en-US"/>
          <w:rPrChange w:id="413" w:author="Anushree Balaji" w:date="2026-04-17T09:58:00Z" w16du:dateUtc="2026-04-17T04:28:00Z">
            <w:rPr>
              <w:rFonts w:ascii="Cambria" w:hAnsi="Cambria"/>
              <w:kern w:val="0"/>
              <w:sz w:val="28"/>
              <w:szCs w:val="28"/>
              <w:lang w:val="en-US"/>
            </w:rPr>
          </w:rPrChange>
        </w:rPr>
        <w:t>);</w:t>
      </w:r>
    </w:p>
    <w:p w14:paraId="533C5469" w14:textId="77777777" w:rsidR="00900E8E" w:rsidRPr="007C5E36" w:rsidRDefault="00000000">
      <w:pPr>
        <w:pStyle w:val="Body"/>
        <w:spacing w:after="200" w:line="276" w:lineRule="auto"/>
        <w:rPr>
          <w:rFonts w:ascii="Times New Roman" w:eastAsia="Cambria" w:hAnsi="Times New Roman" w:cs="Times New Roman"/>
          <w:kern w:val="0"/>
          <w:sz w:val="28"/>
          <w:szCs w:val="28"/>
          <w:rPrChange w:id="414" w:author="Anushree Balaji" w:date="2026-04-17T09:58:00Z" w16du:dateUtc="2026-04-17T04:28:00Z">
            <w:rPr>
              <w:rFonts w:ascii="Cambria" w:eastAsia="Cambria" w:hAnsi="Cambria" w:cs="Cambria"/>
              <w:kern w:val="0"/>
              <w:sz w:val="28"/>
              <w:szCs w:val="28"/>
            </w:rPr>
          </w:rPrChange>
        </w:rPr>
      </w:pPr>
      <w:r w:rsidRPr="007C5E36">
        <w:rPr>
          <w:rFonts w:ascii="Times New Roman" w:hAnsi="Times New Roman" w:cs="Times New Roman"/>
          <w:kern w:val="0"/>
          <w:sz w:val="28"/>
          <w:szCs w:val="28"/>
          <w:lang w:val="pt-PT"/>
          <w:rPrChange w:id="415" w:author="Anushree Balaji" w:date="2026-04-17T09:58:00Z" w16du:dateUtc="2026-04-17T04:28:00Z">
            <w:rPr>
              <w:rFonts w:ascii="Cambria" w:hAnsi="Cambria"/>
              <w:kern w:val="0"/>
              <w:sz w:val="28"/>
              <w:szCs w:val="28"/>
              <w:lang w:val="pt-PT"/>
            </w:rPr>
          </w:rPrChange>
        </w:rPr>
        <w:t>result.put("log", output.toString());</w:t>
      </w:r>
    </w:p>
    <w:p w14:paraId="4C7F1B08"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16"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pt-PT"/>
          <w:rPrChange w:id="417" w:author="Anushree Balaji" w:date="2026-04-17T09:58:00Z" w16du:dateUtc="2026-04-17T04:28:00Z">
            <w:rPr>
              <w:rFonts w:ascii="Cambria" w:hAnsi="Cambria"/>
              <w:kern w:val="0"/>
              <w:sz w:val="28"/>
              <w:szCs w:val="28"/>
              <w:lang w:val="pt-PT"/>
            </w:rPr>
          </w:rPrChange>
        </w:rPr>
        <w:t>result.put("portfolio", portfolioValues);</w:t>
      </w:r>
    </w:p>
    <w:p w14:paraId="433CE869"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1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419" w:author="Anushree Balaji" w:date="2026-04-17T09:58:00Z" w16du:dateUtc="2026-04-17T04:28:00Z">
            <w:rPr>
              <w:rFonts w:ascii="Cambria Bold" w:hAnsi="Cambria Bold"/>
              <w:kern w:val="0"/>
              <w:sz w:val="28"/>
              <w:szCs w:val="28"/>
              <w:lang w:val="en-US"/>
            </w:rPr>
          </w:rPrChange>
        </w:rPr>
        <w:t>6.8 Portfolio Tracking</w:t>
      </w:r>
    </w:p>
    <w:p w14:paraId="12ACCA35"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2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21" w:author="Anushree Balaji" w:date="2026-04-17T09:58:00Z" w16du:dateUtc="2026-04-17T04:28:00Z">
            <w:rPr>
              <w:rFonts w:ascii="Cambria" w:hAnsi="Cambria"/>
              <w:kern w:val="0"/>
              <w:sz w:val="22"/>
              <w:szCs w:val="22"/>
              <w:lang w:val="en-US"/>
            </w:rPr>
          </w:rPrChange>
        </w:rPr>
        <w:t>During simulation, portfolio value is recorded daily:</w:t>
      </w:r>
    </w:p>
    <w:p w14:paraId="09D6005D"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2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rPrChange w:id="423" w:author="Anushree Balaji" w:date="2026-04-17T09:58:00Z" w16du:dateUtc="2026-04-17T04:28:00Z">
            <w:rPr>
              <w:rFonts w:ascii="Cambria" w:hAnsi="Cambria"/>
              <w:kern w:val="0"/>
              <w:sz w:val="22"/>
              <w:szCs w:val="22"/>
            </w:rPr>
          </w:rPrChange>
        </w:rPr>
        <w:t>portfolioValues.add(</w:t>
      </w:r>
      <w:proofErr w:type="gramStart"/>
      <w:r w:rsidRPr="007C5E36">
        <w:rPr>
          <w:rFonts w:ascii="Times New Roman" w:hAnsi="Times New Roman" w:cs="Times New Roman"/>
          <w:kern w:val="0"/>
          <w:sz w:val="22"/>
          <w:szCs w:val="22"/>
          <w:rPrChange w:id="424" w:author="Anushree Balaji" w:date="2026-04-17T09:58:00Z" w16du:dateUtc="2026-04-17T04:28:00Z">
            <w:rPr>
              <w:rFonts w:ascii="Cambria" w:hAnsi="Cambria"/>
              <w:kern w:val="0"/>
              <w:sz w:val="22"/>
              <w:szCs w:val="22"/>
            </w:rPr>
          </w:rPrChange>
        </w:rPr>
        <w:t>trader.getTotalValue</w:t>
      </w:r>
      <w:proofErr w:type="gramEnd"/>
      <w:r w:rsidRPr="007C5E36">
        <w:rPr>
          <w:rFonts w:ascii="Times New Roman" w:hAnsi="Times New Roman" w:cs="Times New Roman"/>
          <w:kern w:val="0"/>
          <w:sz w:val="22"/>
          <w:szCs w:val="22"/>
          <w:rPrChange w:id="425" w:author="Anushree Balaji" w:date="2026-04-17T09:58:00Z" w16du:dateUtc="2026-04-17T04:28:00Z">
            <w:rPr>
              <w:rFonts w:ascii="Cambria" w:hAnsi="Cambria"/>
              <w:kern w:val="0"/>
              <w:sz w:val="22"/>
              <w:szCs w:val="22"/>
            </w:rPr>
          </w:rPrChange>
        </w:rPr>
        <w:t>(price));</w:t>
      </w:r>
    </w:p>
    <w:p w14:paraId="71D8B098"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26"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27" w:author="Anushree Balaji" w:date="2026-04-17T09:58:00Z" w16du:dateUtc="2026-04-17T04:28:00Z">
            <w:rPr>
              <w:rFonts w:ascii="Cambria" w:hAnsi="Cambria"/>
              <w:kern w:val="0"/>
              <w:sz w:val="22"/>
              <w:szCs w:val="22"/>
              <w:lang w:val="en-US"/>
            </w:rPr>
          </w:rPrChange>
        </w:rPr>
        <w:t>This enables:</w:t>
      </w:r>
    </w:p>
    <w:p w14:paraId="20FBBBFE"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428"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429" w:author="Anushree Balaji" w:date="2026-04-17T09:58:00Z" w16du:dateUtc="2026-04-17T04:28:00Z">
            <w:rPr>
              <w:rFonts w:ascii="Cambria" w:hAnsi="Cambria"/>
              <w:kern w:val="0"/>
              <w:sz w:val="22"/>
              <w:szCs w:val="22"/>
              <w:lang w:val="en-US"/>
            </w:rPr>
          </w:rPrChange>
        </w:rPr>
        <w:t>Visualization of growth trends</w:t>
      </w:r>
    </w:p>
    <w:p w14:paraId="7467D404" w14:textId="77777777" w:rsidR="00900E8E" w:rsidRPr="007C5E36" w:rsidRDefault="00000000">
      <w:pPr>
        <w:pStyle w:val="Body"/>
        <w:numPr>
          <w:ilvl w:val="0"/>
          <w:numId w:val="8"/>
        </w:numPr>
        <w:spacing w:after="200" w:line="276" w:lineRule="auto"/>
        <w:rPr>
          <w:rFonts w:ascii="Times New Roman" w:hAnsi="Times New Roman" w:cs="Times New Roman"/>
          <w:kern w:val="0"/>
          <w:sz w:val="22"/>
          <w:szCs w:val="22"/>
          <w:lang w:val="en-US"/>
          <w:rPrChange w:id="430" w:author="Anushree Balaji" w:date="2026-04-17T09:58:00Z" w16du:dateUtc="2026-04-17T04:28:00Z">
            <w:rPr>
              <w:rFonts w:ascii="Cambria" w:hAnsi="Cambria"/>
              <w:kern w:val="0"/>
              <w:sz w:val="22"/>
              <w:szCs w:val="22"/>
              <w:lang w:val="en-US"/>
            </w:rPr>
          </w:rPrChange>
        </w:rPr>
      </w:pPr>
      <w:r w:rsidRPr="007C5E36">
        <w:rPr>
          <w:rFonts w:ascii="Times New Roman" w:hAnsi="Times New Roman" w:cs="Times New Roman"/>
          <w:kern w:val="0"/>
          <w:sz w:val="22"/>
          <w:szCs w:val="22"/>
          <w:lang w:val="en-US"/>
          <w:rPrChange w:id="431" w:author="Anushree Balaji" w:date="2026-04-17T09:58:00Z" w16du:dateUtc="2026-04-17T04:28:00Z">
            <w:rPr>
              <w:rFonts w:ascii="Cambria" w:hAnsi="Cambria"/>
              <w:kern w:val="0"/>
              <w:sz w:val="22"/>
              <w:szCs w:val="22"/>
              <w:lang w:val="en-US"/>
            </w:rPr>
          </w:rPrChange>
        </w:rPr>
        <w:lastRenderedPageBreak/>
        <w:t>Performance analysis over time</w:t>
      </w:r>
    </w:p>
    <w:p w14:paraId="4E3D8800"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32"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433" w:author="Anushree Balaji" w:date="2026-04-17T09:58:00Z" w16du:dateUtc="2026-04-17T04:28:00Z">
            <w:rPr>
              <w:rFonts w:ascii="Cambria Bold" w:hAnsi="Cambria Bold"/>
              <w:kern w:val="0"/>
              <w:sz w:val="28"/>
              <w:szCs w:val="28"/>
              <w:lang w:val="en-US"/>
            </w:rPr>
          </w:rPrChange>
        </w:rPr>
        <w:t>6.9 Graphical User Interface (JavaFX)</w:t>
      </w:r>
    </w:p>
    <w:p w14:paraId="29974D3B"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34"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35" w:author="Anushree Balaji" w:date="2026-04-17T09:58:00Z" w16du:dateUtc="2026-04-17T04:28:00Z">
            <w:rPr>
              <w:rFonts w:ascii="Cambria" w:hAnsi="Cambria"/>
              <w:kern w:val="0"/>
              <w:sz w:val="22"/>
              <w:szCs w:val="22"/>
              <w:lang w:val="en-US"/>
            </w:rPr>
          </w:rPrChange>
        </w:rPr>
        <w:t xml:space="preserve">The project includes a GUI built using JavaFX. </w:t>
      </w:r>
    </w:p>
    <w:p w14:paraId="2C7A931F"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36"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37" w:author="Anushree Balaji" w:date="2026-04-17T09:58:00Z" w16du:dateUtc="2026-04-17T04:28:00Z">
            <w:rPr>
              <w:rFonts w:ascii="Cambria" w:hAnsi="Cambria"/>
              <w:kern w:val="0"/>
              <w:sz w:val="22"/>
              <w:szCs w:val="22"/>
              <w:lang w:val="en-US"/>
            </w:rPr>
          </w:rPrChange>
        </w:rPr>
        <w:t>It features a dropdown for stock selection, a button to run simulations, an output panel for logs and summaries, and a line chart to visualise portfolio growth over time.</w:t>
      </w:r>
    </w:p>
    <w:p w14:paraId="756AD90F"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3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39" w:author="Anushree Balaji" w:date="2026-04-17T09:58:00Z" w16du:dateUtc="2026-04-17T04:28:00Z">
            <w:rPr>
              <w:rFonts w:ascii="Cambria" w:hAnsi="Cambria"/>
              <w:kern w:val="0"/>
              <w:sz w:val="22"/>
              <w:szCs w:val="22"/>
              <w:lang w:val="en-US"/>
            </w:rPr>
          </w:rPrChange>
        </w:rPr>
        <w:t>Data Flow to UI:</w:t>
      </w:r>
    </w:p>
    <w:p w14:paraId="1F161B9F"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4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it-IT"/>
          <w:rPrChange w:id="441" w:author="Anushree Balaji" w:date="2026-04-17T09:58:00Z" w16du:dateUtc="2026-04-17T04:28:00Z">
            <w:rPr>
              <w:rFonts w:ascii="Cambria" w:hAnsi="Cambria"/>
              <w:kern w:val="0"/>
              <w:sz w:val="22"/>
              <w:szCs w:val="22"/>
              <w:lang w:val="it-IT"/>
            </w:rPr>
          </w:rPrChange>
        </w:rPr>
        <w:t xml:space="preserve">Simulator </w:t>
      </w:r>
      <w:r w:rsidRPr="007C5E36">
        <w:rPr>
          <w:rFonts w:ascii="Times New Roman" w:hAnsi="Times New Roman" w:cs="Times New Roman"/>
          <w:kern w:val="0"/>
          <w:sz w:val="22"/>
          <w:szCs w:val="22"/>
          <w:rPrChange w:id="442"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it-IT"/>
          <w:rPrChange w:id="443" w:author="Anushree Balaji" w:date="2026-04-17T09:58:00Z" w16du:dateUtc="2026-04-17T04:28:00Z">
            <w:rPr>
              <w:rFonts w:ascii="Cambria" w:hAnsi="Cambria"/>
              <w:kern w:val="0"/>
              <w:sz w:val="22"/>
              <w:szCs w:val="22"/>
              <w:lang w:val="it-IT"/>
            </w:rPr>
          </w:rPrChange>
        </w:rPr>
        <w:t xml:space="preserve">Map (log + portfolio) </w:t>
      </w:r>
      <w:r w:rsidRPr="007C5E36">
        <w:rPr>
          <w:rFonts w:ascii="Times New Roman" w:hAnsi="Times New Roman" w:cs="Times New Roman"/>
          <w:kern w:val="0"/>
          <w:sz w:val="22"/>
          <w:szCs w:val="22"/>
          <w:rPrChange w:id="444"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445" w:author="Anushree Balaji" w:date="2026-04-17T09:58:00Z" w16du:dateUtc="2026-04-17T04:28:00Z">
            <w:rPr>
              <w:rFonts w:ascii="Cambria" w:hAnsi="Cambria"/>
              <w:kern w:val="0"/>
              <w:sz w:val="22"/>
              <w:szCs w:val="22"/>
              <w:lang w:val="en-US"/>
            </w:rPr>
          </w:rPrChange>
        </w:rPr>
        <w:t xml:space="preserve">Dashboard </w:t>
      </w:r>
      <w:r w:rsidRPr="007C5E36">
        <w:rPr>
          <w:rFonts w:ascii="Times New Roman" w:hAnsi="Times New Roman" w:cs="Times New Roman"/>
          <w:kern w:val="0"/>
          <w:sz w:val="22"/>
          <w:szCs w:val="22"/>
          <w:rPrChange w:id="446" w:author="Anushree Balaji" w:date="2026-04-17T09:58:00Z" w16du:dateUtc="2026-04-17T04:28:00Z">
            <w:rPr>
              <w:rFonts w:ascii="Cambria" w:hAnsi="Cambria"/>
              <w:kern w:val="0"/>
              <w:sz w:val="22"/>
              <w:szCs w:val="22"/>
            </w:rPr>
          </w:rPrChange>
        </w:rPr>
        <w:t xml:space="preserve">→ </w:t>
      </w:r>
      <w:r w:rsidRPr="007C5E36">
        <w:rPr>
          <w:rFonts w:ascii="Times New Roman" w:hAnsi="Times New Roman" w:cs="Times New Roman"/>
          <w:kern w:val="0"/>
          <w:sz w:val="22"/>
          <w:szCs w:val="22"/>
          <w:lang w:val="en-US"/>
          <w:rPrChange w:id="447" w:author="Anushree Balaji" w:date="2026-04-17T09:58:00Z" w16du:dateUtc="2026-04-17T04:28:00Z">
            <w:rPr>
              <w:rFonts w:ascii="Cambria" w:hAnsi="Cambria"/>
              <w:kern w:val="0"/>
              <w:sz w:val="22"/>
              <w:szCs w:val="22"/>
              <w:lang w:val="en-US"/>
            </w:rPr>
          </w:rPrChange>
        </w:rPr>
        <w:t>UI display</w:t>
      </w:r>
    </w:p>
    <w:p w14:paraId="2E2E7050"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48"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449" w:author="Anushree Balaji" w:date="2026-04-17T09:58:00Z" w16du:dateUtc="2026-04-17T04:28:00Z">
            <w:rPr>
              <w:rFonts w:ascii="Cambria Bold" w:hAnsi="Cambria Bold"/>
              <w:kern w:val="0"/>
              <w:sz w:val="28"/>
              <w:szCs w:val="28"/>
              <w:lang w:val="en-US"/>
            </w:rPr>
          </w:rPrChange>
        </w:rPr>
        <w:t>6.10 Sample Output</w:t>
      </w:r>
    </w:p>
    <w:p w14:paraId="469786D4"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5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51" w:author="Anushree Balaji" w:date="2026-04-17T09:58:00Z" w16du:dateUtc="2026-04-17T04:28:00Z">
            <w:rPr>
              <w:rFonts w:ascii="Cambria" w:hAnsi="Cambria"/>
              <w:kern w:val="0"/>
              <w:sz w:val="22"/>
              <w:szCs w:val="22"/>
              <w:lang w:val="en-US"/>
            </w:rPr>
          </w:rPrChange>
        </w:rPr>
        <w:t>Trade Events:</w:t>
      </w:r>
      <w:r w:rsidRPr="007C5E36">
        <w:rPr>
          <w:rFonts w:ascii="Times New Roman" w:eastAsia="Cambria" w:hAnsi="Times New Roman" w:cs="Times New Roman"/>
          <w:noProof/>
          <w:kern w:val="0"/>
          <w:sz w:val="22"/>
          <w:szCs w:val="22"/>
          <w:rPrChange w:id="452" w:author="Anushree Balaji" w:date="2026-04-17T09:58:00Z" w16du:dateUtc="2026-04-17T04:28:00Z">
            <w:rPr>
              <w:rFonts w:ascii="Cambria" w:eastAsia="Cambria" w:hAnsi="Cambria" w:cs="Cambria"/>
              <w:noProof/>
              <w:kern w:val="0"/>
              <w:sz w:val="22"/>
              <w:szCs w:val="22"/>
            </w:rPr>
          </w:rPrChange>
        </w:rPr>
        <w:drawing>
          <wp:anchor distT="152400" distB="152400" distL="152400" distR="152400" simplePos="0" relativeHeight="251659264" behindDoc="0" locked="0" layoutInCell="1" allowOverlap="1" wp14:anchorId="19F409C8" wp14:editId="42280BF5">
            <wp:simplePos x="0" y="0"/>
            <wp:positionH relativeFrom="margin">
              <wp:posOffset>-6350</wp:posOffset>
            </wp:positionH>
            <wp:positionV relativeFrom="line">
              <wp:posOffset>180339</wp:posOffset>
            </wp:positionV>
            <wp:extent cx="3271397" cy="1804545"/>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8"/>
                    <a:stretch>
                      <a:fillRect/>
                    </a:stretch>
                  </pic:blipFill>
                  <pic:spPr>
                    <a:xfrm>
                      <a:off x="0" y="0"/>
                      <a:ext cx="3271397" cy="1804545"/>
                    </a:xfrm>
                    <a:prstGeom prst="rect">
                      <a:avLst/>
                    </a:prstGeom>
                    <a:ln w="12700" cap="flat">
                      <a:noFill/>
                      <a:miter lim="400000"/>
                    </a:ln>
                    <a:effectLst/>
                  </pic:spPr>
                </pic:pic>
              </a:graphicData>
            </a:graphic>
          </wp:anchor>
        </w:drawing>
      </w:r>
    </w:p>
    <w:p w14:paraId="3E1C3DB8"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3" w:author="Anushree Balaji" w:date="2026-04-17T09:58:00Z" w16du:dateUtc="2026-04-17T04:28:00Z">
            <w:rPr>
              <w:rFonts w:ascii="Cambria" w:eastAsia="Cambria" w:hAnsi="Cambria" w:cs="Cambria"/>
              <w:kern w:val="0"/>
              <w:sz w:val="22"/>
              <w:szCs w:val="22"/>
            </w:rPr>
          </w:rPrChange>
        </w:rPr>
      </w:pPr>
    </w:p>
    <w:p w14:paraId="5C78995A"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4" w:author="Anushree Balaji" w:date="2026-04-17T09:58:00Z" w16du:dateUtc="2026-04-17T04:28:00Z">
            <w:rPr>
              <w:rFonts w:ascii="Cambria" w:eastAsia="Cambria" w:hAnsi="Cambria" w:cs="Cambria"/>
              <w:kern w:val="0"/>
              <w:sz w:val="22"/>
              <w:szCs w:val="22"/>
            </w:rPr>
          </w:rPrChange>
        </w:rPr>
      </w:pPr>
    </w:p>
    <w:p w14:paraId="19A005E9"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5" w:author="Anushree Balaji" w:date="2026-04-17T09:58:00Z" w16du:dateUtc="2026-04-17T04:28:00Z">
            <w:rPr>
              <w:rFonts w:ascii="Cambria" w:eastAsia="Cambria" w:hAnsi="Cambria" w:cs="Cambria"/>
              <w:kern w:val="0"/>
              <w:sz w:val="22"/>
              <w:szCs w:val="22"/>
            </w:rPr>
          </w:rPrChange>
        </w:rPr>
      </w:pPr>
    </w:p>
    <w:p w14:paraId="2B0F8AEC"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6" w:author="Anushree Balaji" w:date="2026-04-17T09:58:00Z" w16du:dateUtc="2026-04-17T04:28:00Z">
            <w:rPr>
              <w:rFonts w:ascii="Cambria" w:eastAsia="Cambria" w:hAnsi="Cambria" w:cs="Cambria"/>
              <w:kern w:val="0"/>
              <w:sz w:val="22"/>
              <w:szCs w:val="22"/>
            </w:rPr>
          </w:rPrChange>
        </w:rPr>
      </w:pPr>
    </w:p>
    <w:p w14:paraId="0E5139F5"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7" w:author="Anushree Balaji" w:date="2026-04-17T09:58:00Z" w16du:dateUtc="2026-04-17T04:28:00Z">
            <w:rPr>
              <w:rFonts w:ascii="Cambria" w:eastAsia="Cambria" w:hAnsi="Cambria" w:cs="Cambria"/>
              <w:kern w:val="0"/>
              <w:sz w:val="22"/>
              <w:szCs w:val="22"/>
            </w:rPr>
          </w:rPrChange>
        </w:rPr>
      </w:pPr>
    </w:p>
    <w:p w14:paraId="5D2924A6"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8" w:author="Anushree Balaji" w:date="2026-04-17T09:58:00Z" w16du:dateUtc="2026-04-17T04:28:00Z">
            <w:rPr>
              <w:rFonts w:ascii="Cambria" w:eastAsia="Cambria" w:hAnsi="Cambria" w:cs="Cambria"/>
              <w:kern w:val="0"/>
              <w:sz w:val="22"/>
              <w:szCs w:val="22"/>
            </w:rPr>
          </w:rPrChange>
        </w:rPr>
      </w:pPr>
    </w:p>
    <w:p w14:paraId="0E6FDA6F"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59" w:author="Anushree Balaji" w:date="2026-04-17T09:58:00Z" w16du:dateUtc="2026-04-17T04:28:00Z">
            <w:rPr>
              <w:rFonts w:ascii="Cambria" w:eastAsia="Cambria" w:hAnsi="Cambria" w:cs="Cambria"/>
              <w:kern w:val="0"/>
              <w:sz w:val="22"/>
              <w:szCs w:val="22"/>
            </w:rPr>
          </w:rPrChange>
        </w:rPr>
      </w:pPr>
    </w:p>
    <w:p w14:paraId="741B9DE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60"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61" w:author="Anushree Balaji" w:date="2026-04-17T09:58:00Z" w16du:dateUtc="2026-04-17T04:28:00Z">
            <w:rPr>
              <w:rFonts w:ascii="Cambria" w:hAnsi="Cambria"/>
              <w:kern w:val="0"/>
              <w:sz w:val="22"/>
              <w:szCs w:val="22"/>
              <w:lang w:val="en-US"/>
            </w:rPr>
          </w:rPrChange>
        </w:rPr>
        <w:t>Simulation Summary:</w:t>
      </w:r>
      <w:r w:rsidRPr="007C5E36">
        <w:rPr>
          <w:rFonts w:ascii="Times New Roman" w:eastAsia="Cambria" w:hAnsi="Times New Roman" w:cs="Times New Roman"/>
          <w:noProof/>
          <w:kern w:val="0"/>
          <w:sz w:val="22"/>
          <w:szCs w:val="22"/>
          <w:rPrChange w:id="462" w:author="Anushree Balaji" w:date="2026-04-17T09:58:00Z" w16du:dateUtc="2026-04-17T04:28:00Z">
            <w:rPr>
              <w:rFonts w:ascii="Cambria" w:eastAsia="Cambria" w:hAnsi="Cambria" w:cs="Cambria"/>
              <w:noProof/>
              <w:kern w:val="0"/>
              <w:sz w:val="22"/>
              <w:szCs w:val="22"/>
            </w:rPr>
          </w:rPrChange>
        </w:rPr>
        <w:drawing>
          <wp:anchor distT="152400" distB="152400" distL="152400" distR="152400" simplePos="0" relativeHeight="251660288" behindDoc="0" locked="0" layoutInCell="1" allowOverlap="1" wp14:anchorId="155F88BA" wp14:editId="0D0D0F6E">
            <wp:simplePos x="0" y="0"/>
            <wp:positionH relativeFrom="margin">
              <wp:posOffset>-75053</wp:posOffset>
            </wp:positionH>
            <wp:positionV relativeFrom="line">
              <wp:posOffset>200659</wp:posOffset>
            </wp:positionV>
            <wp:extent cx="3040504" cy="959551"/>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9"/>
                    <a:stretch>
                      <a:fillRect/>
                    </a:stretch>
                  </pic:blipFill>
                  <pic:spPr>
                    <a:xfrm>
                      <a:off x="0" y="0"/>
                      <a:ext cx="3040504" cy="959551"/>
                    </a:xfrm>
                    <a:prstGeom prst="rect">
                      <a:avLst/>
                    </a:prstGeom>
                    <a:ln w="12700" cap="flat">
                      <a:noFill/>
                      <a:miter lim="400000"/>
                    </a:ln>
                    <a:effectLst/>
                  </pic:spPr>
                </pic:pic>
              </a:graphicData>
            </a:graphic>
          </wp:anchor>
        </w:drawing>
      </w:r>
    </w:p>
    <w:p w14:paraId="62858EFE"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63" w:author="Anushree Balaji" w:date="2026-04-17T09:58:00Z" w16du:dateUtc="2026-04-17T04:28:00Z">
            <w:rPr>
              <w:rFonts w:ascii="Cambria" w:eastAsia="Cambria" w:hAnsi="Cambria" w:cs="Cambria"/>
              <w:kern w:val="0"/>
              <w:sz w:val="22"/>
              <w:szCs w:val="22"/>
            </w:rPr>
          </w:rPrChange>
        </w:rPr>
      </w:pPr>
    </w:p>
    <w:p w14:paraId="38CB8BA7"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64" w:author="Anushree Balaji" w:date="2026-04-17T09:58:00Z" w16du:dateUtc="2026-04-17T04:28:00Z">
            <w:rPr>
              <w:rFonts w:ascii="Cambria" w:eastAsia="Cambria" w:hAnsi="Cambria" w:cs="Cambria"/>
              <w:kern w:val="0"/>
              <w:sz w:val="22"/>
              <w:szCs w:val="22"/>
            </w:rPr>
          </w:rPrChange>
        </w:rPr>
      </w:pPr>
    </w:p>
    <w:p w14:paraId="73B9564A"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65" w:author="Anushree Balaji" w:date="2026-04-17T09:58:00Z" w16du:dateUtc="2026-04-17T04:28:00Z">
            <w:rPr>
              <w:rFonts w:ascii="Cambria" w:eastAsia="Cambria" w:hAnsi="Cambria" w:cs="Cambria"/>
              <w:kern w:val="0"/>
              <w:sz w:val="22"/>
              <w:szCs w:val="22"/>
            </w:rPr>
          </w:rPrChange>
        </w:rPr>
      </w:pPr>
    </w:p>
    <w:p w14:paraId="28303FCF"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66" w:author="Anushree Balaji" w:date="2026-04-17T09:58:00Z" w16du:dateUtc="2026-04-17T04:28:00Z">
            <w:rPr>
              <w:rFonts w:ascii="Cambria" w:eastAsia="Cambria" w:hAnsi="Cambria" w:cs="Cambria"/>
              <w:kern w:val="0"/>
              <w:sz w:val="22"/>
              <w:szCs w:val="22"/>
            </w:rPr>
          </w:rPrChange>
        </w:rPr>
      </w:pPr>
    </w:p>
    <w:p w14:paraId="5E0CA37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67"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68" w:author="Anushree Balaji" w:date="2026-04-17T09:58:00Z" w16du:dateUtc="2026-04-17T04:28:00Z">
            <w:rPr>
              <w:rFonts w:ascii="Cambria" w:hAnsi="Cambria"/>
              <w:kern w:val="0"/>
              <w:sz w:val="22"/>
              <w:szCs w:val="22"/>
              <w:lang w:val="en-US"/>
            </w:rPr>
          </w:rPrChange>
        </w:rPr>
        <w:lastRenderedPageBreak/>
        <w:t>Market Summary:</w:t>
      </w:r>
      <w:r w:rsidRPr="007C5E36">
        <w:rPr>
          <w:rFonts w:ascii="Times New Roman" w:eastAsia="Cambria" w:hAnsi="Times New Roman" w:cs="Times New Roman"/>
          <w:noProof/>
          <w:kern w:val="0"/>
          <w:sz w:val="22"/>
          <w:szCs w:val="22"/>
          <w:rPrChange w:id="469" w:author="Anushree Balaji" w:date="2026-04-17T09:58:00Z" w16du:dateUtc="2026-04-17T04:28:00Z">
            <w:rPr>
              <w:rFonts w:ascii="Cambria" w:eastAsia="Cambria" w:hAnsi="Cambria" w:cs="Cambria"/>
              <w:noProof/>
              <w:kern w:val="0"/>
              <w:sz w:val="22"/>
              <w:szCs w:val="22"/>
            </w:rPr>
          </w:rPrChange>
        </w:rPr>
        <w:drawing>
          <wp:anchor distT="152400" distB="152400" distL="152400" distR="152400" simplePos="0" relativeHeight="251661312" behindDoc="0" locked="0" layoutInCell="1" allowOverlap="1" wp14:anchorId="4915A9DB" wp14:editId="5F22078E">
            <wp:simplePos x="0" y="0"/>
            <wp:positionH relativeFrom="margin">
              <wp:posOffset>-6349</wp:posOffset>
            </wp:positionH>
            <wp:positionV relativeFrom="line">
              <wp:posOffset>220979</wp:posOffset>
            </wp:positionV>
            <wp:extent cx="2702257" cy="1604465"/>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0"/>
                    <a:stretch>
                      <a:fillRect/>
                    </a:stretch>
                  </pic:blipFill>
                  <pic:spPr>
                    <a:xfrm>
                      <a:off x="0" y="0"/>
                      <a:ext cx="2702257" cy="1604465"/>
                    </a:xfrm>
                    <a:prstGeom prst="rect">
                      <a:avLst/>
                    </a:prstGeom>
                    <a:ln w="12700" cap="flat">
                      <a:noFill/>
                      <a:miter lim="400000"/>
                    </a:ln>
                    <a:effectLst/>
                  </pic:spPr>
                </pic:pic>
              </a:graphicData>
            </a:graphic>
          </wp:anchor>
        </w:drawing>
      </w:r>
    </w:p>
    <w:p w14:paraId="25E80012"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0" w:author="Anushree Balaji" w:date="2026-04-17T09:58:00Z" w16du:dateUtc="2026-04-17T04:28:00Z">
            <w:rPr>
              <w:rFonts w:ascii="Cambria" w:eastAsia="Cambria" w:hAnsi="Cambria" w:cs="Cambria"/>
              <w:kern w:val="0"/>
              <w:sz w:val="22"/>
              <w:szCs w:val="22"/>
            </w:rPr>
          </w:rPrChange>
        </w:rPr>
      </w:pPr>
    </w:p>
    <w:p w14:paraId="50578556"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1" w:author="Anushree Balaji" w:date="2026-04-17T09:58:00Z" w16du:dateUtc="2026-04-17T04:28:00Z">
            <w:rPr>
              <w:rFonts w:ascii="Cambria" w:eastAsia="Cambria" w:hAnsi="Cambria" w:cs="Cambria"/>
              <w:kern w:val="0"/>
              <w:sz w:val="22"/>
              <w:szCs w:val="22"/>
            </w:rPr>
          </w:rPrChange>
        </w:rPr>
      </w:pPr>
    </w:p>
    <w:p w14:paraId="48A30311"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2" w:author="Anushree Balaji" w:date="2026-04-17T09:58:00Z" w16du:dateUtc="2026-04-17T04:28:00Z">
            <w:rPr>
              <w:rFonts w:ascii="Cambria" w:eastAsia="Cambria" w:hAnsi="Cambria" w:cs="Cambria"/>
              <w:kern w:val="0"/>
              <w:sz w:val="22"/>
              <w:szCs w:val="22"/>
            </w:rPr>
          </w:rPrChange>
        </w:rPr>
      </w:pPr>
    </w:p>
    <w:p w14:paraId="30B98050"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3" w:author="Anushree Balaji" w:date="2026-04-17T09:58:00Z" w16du:dateUtc="2026-04-17T04:28:00Z">
            <w:rPr>
              <w:rFonts w:ascii="Cambria" w:eastAsia="Cambria" w:hAnsi="Cambria" w:cs="Cambria"/>
              <w:kern w:val="0"/>
              <w:sz w:val="22"/>
              <w:szCs w:val="22"/>
            </w:rPr>
          </w:rPrChange>
        </w:rPr>
      </w:pPr>
    </w:p>
    <w:p w14:paraId="577C4E6F"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4" w:author="Anushree Balaji" w:date="2026-04-17T09:58:00Z" w16du:dateUtc="2026-04-17T04:28:00Z">
            <w:rPr>
              <w:rFonts w:ascii="Cambria" w:eastAsia="Cambria" w:hAnsi="Cambria" w:cs="Cambria"/>
              <w:kern w:val="0"/>
              <w:sz w:val="22"/>
              <w:szCs w:val="22"/>
            </w:rPr>
          </w:rPrChange>
        </w:rPr>
      </w:pPr>
    </w:p>
    <w:p w14:paraId="56D9DC34"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5" w:author="Anushree Balaji" w:date="2026-04-17T09:58:00Z" w16du:dateUtc="2026-04-17T04:28:00Z">
            <w:rPr>
              <w:rFonts w:ascii="Cambria" w:eastAsia="Cambria" w:hAnsi="Cambria" w:cs="Cambria"/>
              <w:kern w:val="0"/>
              <w:sz w:val="22"/>
              <w:szCs w:val="22"/>
            </w:rPr>
          </w:rPrChange>
        </w:rPr>
      </w:pPr>
    </w:p>
    <w:p w14:paraId="7EE19599"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6" w:author="Anushree Balaji" w:date="2026-04-17T09:58:00Z" w16du:dateUtc="2026-04-17T04:28:00Z">
            <w:rPr>
              <w:rFonts w:ascii="Cambria" w:eastAsia="Cambria" w:hAnsi="Cambria" w:cs="Cambria"/>
              <w:kern w:val="0"/>
              <w:sz w:val="22"/>
              <w:szCs w:val="22"/>
            </w:rPr>
          </w:rPrChange>
        </w:rPr>
      </w:pPr>
    </w:p>
    <w:p w14:paraId="2F34FF33"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7" w:author="Anushree Balaji" w:date="2026-04-17T09:58:00Z" w16du:dateUtc="2026-04-17T04:28:00Z">
            <w:rPr>
              <w:rFonts w:ascii="Cambria" w:eastAsia="Cambria" w:hAnsi="Cambria" w:cs="Cambria"/>
              <w:kern w:val="0"/>
              <w:sz w:val="22"/>
              <w:szCs w:val="22"/>
            </w:rPr>
          </w:rPrChange>
        </w:rPr>
      </w:pPr>
    </w:p>
    <w:p w14:paraId="1F2F21AB"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8" w:author="Anushree Balaji" w:date="2026-04-17T09:58:00Z" w16du:dateUtc="2026-04-17T04:28:00Z">
            <w:rPr>
              <w:rFonts w:ascii="Cambria" w:eastAsia="Cambria" w:hAnsi="Cambria" w:cs="Cambria"/>
              <w:kern w:val="0"/>
              <w:sz w:val="22"/>
              <w:szCs w:val="22"/>
            </w:rPr>
          </w:rPrChange>
        </w:rPr>
      </w:pPr>
    </w:p>
    <w:p w14:paraId="6E2B644D"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79" w:author="Anushree Balaji" w:date="2026-04-17T09:58:00Z" w16du:dateUtc="2026-04-17T04:28:00Z">
            <w:rPr>
              <w:rFonts w:ascii="Cambria" w:eastAsia="Cambria" w:hAnsi="Cambria" w:cs="Cambria"/>
              <w:kern w:val="0"/>
              <w:sz w:val="22"/>
              <w:szCs w:val="22"/>
            </w:rPr>
          </w:rPrChange>
        </w:rPr>
      </w:pPr>
    </w:p>
    <w:p w14:paraId="11B3CD3F" w14:textId="77777777" w:rsidR="00900E8E" w:rsidRPr="007C5E36" w:rsidRDefault="00900E8E">
      <w:pPr>
        <w:pStyle w:val="Body"/>
        <w:spacing w:after="200" w:line="276" w:lineRule="auto"/>
        <w:rPr>
          <w:rFonts w:ascii="Times New Roman" w:eastAsia="Cambria" w:hAnsi="Times New Roman" w:cs="Times New Roman"/>
          <w:kern w:val="0"/>
          <w:sz w:val="22"/>
          <w:szCs w:val="22"/>
          <w:rPrChange w:id="480" w:author="Anushree Balaji" w:date="2026-04-17T09:58:00Z" w16du:dateUtc="2026-04-17T04:28:00Z">
            <w:rPr>
              <w:rFonts w:ascii="Cambria" w:eastAsia="Cambria" w:hAnsi="Cambria" w:cs="Cambria"/>
              <w:kern w:val="0"/>
              <w:sz w:val="22"/>
              <w:szCs w:val="22"/>
            </w:rPr>
          </w:rPrChange>
        </w:rPr>
      </w:pPr>
    </w:p>
    <w:p w14:paraId="39D59353"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81"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8"/>
          <w:szCs w:val="28"/>
          <w:lang w:val="en-US"/>
          <w:rPrChange w:id="482" w:author="Anushree Balaji" w:date="2026-04-17T09:58:00Z" w16du:dateUtc="2026-04-17T04:28:00Z">
            <w:rPr>
              <w:rFonts w:ascii="Cambria Bold" w:hAnsi="Cambria Bold"/>
              <w:kern w:val="0"/>
              <w:sz w:val="28"/>
              <w:szCs w:val="28"/>
              <w:lang w:val="en-US"/>
            </w:rPr>
          </w:rPrChange>
        </w:rPr>
        <w:t>6.11 Volatility Interpretation in UI</w:t>
      </w:r>
    </w:p>
    <w:tbl>
      <w:tblPr>
        <w:tblW w:w="51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596"/>
        <w:gridCol w:w="2596"/>
      </w:tblGrid>
      <w:tr w:rsidR="00900E8E" w:rsidRPr="007C5E36" w14:paraId="2FFEFB3F" w14:textId="77777777">
        <w:trPr>
          <w:trHeight w:val="347"/>
          <w:tblHeader/>
        </w:trPr>
        <w:tc>
          <w:tcPr>
            <w:tcW w:w="2596" w:type="dxa"/>
            <w:tcBorders>
              <w:top w:val="single" w:sz="8" w:space="0" w:color="FFFFFF"/>
              <w:left w:val="single" w:sz="8" w:space="0" w:color="FFFFFF"/>
              <w:bottom w:val="single" w:sz="24" w:space="0" w:color="FFFFFF"/>
              <w:right w:val="single" w:sz="8" w:space="0" w:color="FFFFFF"/>
            </w:tcBorders>
            <w:shd w:val="clear" w:color="auto" w:fill="4472C4"/>
            <w:tcMar>
              <w:top w:w="0" w:type="dxa"/>
              <w:left w:w="0" w:type="dxa"/>
              <w:bottom w:w="0" w:type="dxa"/>
              <w:right w:w="0" w:type="dxa"/>
            </w:tcMar>
          </w:tcPr>
          <w:p w14:paraId="51819BC9" w14:textId="77777777" w:rsidR="00900E8E" w:rsidRPr="007C5E36" w:rsidRDefault="00000000">
            <w:pPr>
              <w:tabs>
                <w:tab w:val="left" w:pos="1440"/>
              </w:tabs>
              <w:suppressAutoHyphens/>
              <w:jc w:val="center"/>
              <w:outlineLvl w:val="0"/>
            </w:pPr>
            <w:r w:rsidRPr="007C5E36">
              <w:rPr>
                <w:b/>
                <w:bCs/>
                <w:color w:val="FFFFFF"/>
                <w:sz w:val="30"/>
                <w:szCs w:val="30"/>
                <w14:textOutline w14:w="12700" w14:cap="flat" w14:cmpd="sng" w14:algn="ctr">
                  <w14:noFill/>
                  <w14:prstDash w14:val="solid"/>
                  <w14:miter w14:lim="400000"/>
                </w14:textOutline>
                <w:rPrChange w:id="483" w:author="Anushree Balaji" w:date="2026-04-17T09:58:00Z" w16du:dateUtc="2026-04-17T04:28:00Z">
                  <w:rPr>
                    <w:rFonts w:ascii="Calibri" w:hAnsi="Calibri" w:cs="Arial Unicode MS"/>
                    <w:b/>
                    <w:bCs/>
                    <w:color w:val="FFFFFF"/>
                    <w:sz w:val="30"/>
                    <w:szCs w:val="30"/>
                    <w14:textOutline w14:w="12700" w14:cap="flat" w14:cmpd="sng" w14:algn="ctr">
                      <w14:noFill/>
                      <w14:prstDash w14:val="solid"/>
                      <w14:miter w14:lim="400000"/>
                    </w14:textOutline>
                  </w:rPr>
                </w:rPrChange>
              </w:rPr>
              <w:t>Value range</w:t>
            </w:r>
          </w:p>
        </w:tc>
        <w:tc>
          <w:tcPr>
            <w:tcW w:w="2596" w:type="dxa"/>
            <w:tcBorders>
              <w:top w:val="single" w:sz="8" w:space="0" w:color="FFFFFF"/>
              <w:left w:val="single" w:sz="8" w:space="0" w:color="FFFFFF"/>
              <w:bottom w:val="single" w:sz="24" w:space="0" w:color="FFFFFF"/>
              <w:right w:val="single" w:sz="8" w:space="0" w:color="FFFFFF"/>
            </w:tcBorders>
            <w:shd w:val="clear" w:color="auto" w:fill="4472C4"/>
            <w:tcMar>
              <w:top w:w="0" w:type="dxa"/>
              <w:left w:w="0" w:type="dxa"/>
              <w:bottom w:w="0" w:type="dxa"/>
              <w:right w:w="0" w:type="dxa"/>
            </w:tcMar>
          </w:tcPr>
          <w:p w14:paraId="7442568B" w14:textId="77777777" w:rsidR="00900E8E" w:rsidRPr="007C5E36" w:rsidRDefault="00000000">
            <w:pPr>
              <w:tabs>
                <w:tab w:val="left" w:pos="1440"/>
              </w:tabs>
              <w:suppressAutoHyphens/>
              <w:jc w:val="center"/>
              <w:outlineLvl w:val="0"/>
            </w:pPr>
            <w:r w:rsidRPr="007C5E36">
              <w:rPr>
                <w:b/>
                <w:bCs/>
                <w:color w:val="FFFFFF"/>
                <w:sz w:val="30"/>
                <w:szCs w:val="30"/>
                <w14:textOutline w14:w="12700" w14:cap="flat" w14:cmpd="sng" w14:algn="ctr">
                  <w14:noFill/>
                  <w14:prstDash w14:val="solid"/>
                  <w14:miter w14:lim="400000"/>
                </w14:textOutline>
                <w:rPrChange w:id="484" w:author="Anushree Balaji" w:date="2026-04-17T09:58:00Z" w16du:dateUtc="2026-04-17T04:28:00Z">
                  <w:rPr>
                    <w:rFonts w:ascii="Calibri" w:hAnsi="Calibri" w:cs="Arial Unicode MS"/>
                    <w:b/>
                    <w:bCs/>
                    <w:color w:val="FFFFFF"/>
                    <w:sz w:val="30"/>
                    <w:szCs w:val="30"/>
                    <w14:textOutline w14:w="12700" w14:cap="flat" w14:cmpd="sng" w14:algn="ctr">
                      <w14:noFill/>
                      <w14:prstDash w14:val="solid"/>
                      <w14:miter w14:lim="400000"/>
                    </w14:textOutline>
                  </w:rPr>
                </w:rPrChange>
              </w:rPr>
              <w:t>Label</w:t>
            </w:r>
          </w:p>
        </w:tc>
      </w:tr>
      <w:tr w:rsidR="00900E8E" w:rsidRPr="007C5E36" w14:paraId="2E8C356A" w14:textId="77777777">
        <w:tblPrEx>
          <w:shd w:val="clear" w:color="auto" w:fill="CDD4E9"/>
        </w:tblPrEx>
        <w:trPr>
          <w:trHeight w:val="347"/>
        </w:trPr>
        <w:tc>
          <w:tcPr>
            <w:tcW w:w="2596" w:type="dxa"/>
            <w:tcBorders>
              <w:top w:val="single" w:sz="24"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63F97753"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85"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&gt; +0.02</w:t>
            </w:r>
          </w:p>
        </w:tc>
        <w:tc>
          <w:tcPr>
            <w:tcW w:w="2596" w:type="dxa"/>
            <w:tcBorders>
              <w:top w:val="single" w:sz="24"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7463AA61"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86"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HIGH</w:t>
            </w:r>
          </w:p>
        </w:tc>
      </w:tr>
      <w:tr w:rsidR="00900E8E" w:rsidRPr="007C5E36" w14:paraId="78A04B15" w14:textId="77777777">
        <w:tblPrEx>
          <w:shd w:val="clear" w:color="auto" w:fill="CDD4E9"/>
        </w:tblPrEx>
        <w:trPr>
          <w:trHeight w:val="347"/>
        </w:trPr>
        <w:tc>
          <w:tcPr>
            <w:tcW w:w="2596" w:type="dxa"/>
            <w:tcBorders>
              <w:top w:val="single" w:sz="8" w:space="0" w:color="FFFFFF"/>
              <w:left w:val="single" w:sz="8" w:space="0" w:color="FFFFFF"/>
              <w:bottom w:val="single" w:sz="8" w:space="0" w:color="FFFFFF"/>
              <w:right w:val="single" w:sz="8" w:space="0" w:color="FFFFFF"/>
            </w:tcBorders>
            <w:shd w:val="clear" w:color="auto" w:fill="E7EAF4"/>
            <w:tcMar>
              <w:top w:w="0" w:type="dxa"/>
              <w:left w:w="0" w:type="dxa"/>
              <w:bottom w:w="0" w:type="dxa"/>
              <w:right w:w="0" w:type="dxa"/>
            </w:tcMar>
          </w:tcPr>
          <w:p w14:paraId="53E9E5D2"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87"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0.01 - 0.02</w:t>
            </w:r>
          </w:p>
        </w:tc>
        <w:tc>
          <w:tcPr>
            <w:tcW w:w="2596" w:type="dxa"/>
            <w:tcBorders>
              <w:top w:val="single" w:sz="8" w:space="0" w:color="FFFFFF"/>
              <w:left w:val="single" w:sz="8" w:space="0" w:color="FFFFFF"/>
              <w:bottom w:val="single" w:sz="8" w:space="0" w:color="FFFFFF"/>
              <w:right w:val="single" w:sz="8" w:space="0" w:color="FFFFFF"/>
            </w:tcBorders>
            <w:shd w:val="clear" w:color="auto" w:fill="E7EAF4"/>
            <w:tcMar>
              <w:top w:w="0" w:type="dxa"/>
              <w:left w:w="0" w:type="dxa"/>
              <w:bottom w:w="0" w:type="dxa"/>
              <w:right w:w="0" w:type="dxa"/>
            </w:tcMar>
          </w:tcPr>
          <w:p w14:paraId="4F22799D"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88"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MODERATE</w:t>
            </w:r>
          </w:p>
        </w:tc>
      </w:tr>
      <w:tr w:rsidR="00900E8E" w:rsidRPr="007C5E36" w14:paraId="611E8B84" w14:textId="77777777">
        <w:tblPrEx>
          <w:shd w:val="clear" w:color="auto" w:fill="CDD4E9"/>
        </w:tblPrEx>
        <w:trPr>
          <w:trHeight w:val="347"/>
        </w:trPr>
        <w:tc>
          <w:tcPr>
            <w:tcW w:w="2596" w:type="dxa"/>
            <w:tcBorders>
              <w:top w:val="single" w:sz="8"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386D56AC"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89"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&lt;0.01</w:t>
            </w:r>
          </w:p>
        </w:tc>
        <w:tc>
          <w:tcPr>
            <w:tcW w:w="2596" w:type="dxa"/>
            <w:tcBorders>
              <w:top w:val="single" w:sz="8" w:space="0" w:color="FFFFFF"/>
              <w:left w:val="single" w:sz="8" w:space="0" w:color="FFFFFF"/>
              <w:bottom w:val="single" w:sz="8" w:space="0" w:color="FFFFFF"/>
              <w:right w:val="single" w:sz="8" w:space="0" w:color="FFFFFF"/>
            </w:tcBorders>
            <w:shd w:val="clear" w:color="auto" w:fill="CDD4E9"/>
            <w:tcMar>
              <w:top w:w="0" w:type="dxa"/>
              <w:left w:w="0" w:type="dxa"/>
              <w:bottom w:w="0" w:type="dxa"/>
              <w:right w:w="0" w:type="dxa"/>
            </w:tcMar>
          </w:tcPr>
          <w:p w14:paraId="55A2C9A4" w14:textId="77777777" w:rsidR="00900E8E" w:rsidRPr="007C5E36" w:rsidRDefault="00000000">
            <w:pPr>
              <w:tabs>
                <w:tab w:val="left" w:pos="1440"/>
              </w:tabs>
              <w:suppressAutoHyphens/>
              <w:jc w:val="center"/>
              <w:outlineLvl w:val="0"/>
            </w:pPr>
            <w:r w:rsidRPr="007C5E36">
              <w:rPr>
                <w:color w:val="000000"/>
                <w:sz w:val="30"/>
                <w:szCs w:val="30"/>
                <w14:textOutline w14:w="12700" w14:cap="flat" w14:cmpd="sng" w14:algn="ctr">
                  <w14:noFill/>
                  <w14:prstDash w14:val="solid"/>
                  <w14:miter w14:lim="400000"/>
                </w14:textOutline>
                <w:rPrChange w:id="490" w:author="Anushree Balaji" w:date="2026-04-17T09:58:00Z" w16du:dateUtc="2026-04-17T04:28:00Z">
                  <w:rPr>
                    <w:rFonts w:ascii="Calibri" w:hAnsi="Calibri" w:cs="Arial Unicode MS"/>
                    <w:color w:val="000000"/>
                    <w:sz w:val="30"/>
                    <w:szCs w:val="30"/>
                    <w14:textOutline w14:w="12700" w14:cap="flat" w14:cmpd="sng" w14:algn="ctr">
                      <w14:noFill/>
                      <w14:prstDash w14:val="solid"/>
                      <w14:miter w14:lim="400000"/>
                    </w14:textOutline>
                  </w:rPr>
                </w:rPrChange>
              </w:rPr>
              <w:t>LOW</w:t>
            </w:r>
          </w:p>
        </w:tc>
      </w:tr>
    </w:tbl>
    <w:p w14:paraId="6BDB3937" w14:textId="77777777" w:rsidR="00900E8E" w:rsidRPr="007C5E36" w:rsidRDefault="00000000">
      <w:pPr>
        <w:pStyle w:val="Body"/>
        <w:spacing w:after="200" w:line="276" w:lineRule="auto"/>
        <w:rPr>
          <w:rFonts w:ascii="Times New Roman" w:eastAsia="Cambria" w:hAnsi="Times New Roman" w:cs="Times New Roman"/>
          <w:kern w:val="0"/>
          <w:sz w:val="22"/>
          <w:szCs w:val="22"/>
          <w:rPrChange w:id="491" w:author="Anushree Balaji" w:date="2026-04-17T09:58:00Z" w16du:dateUtc="2026-04-17T04:28:00Z">
            <w:rPr>
              <w:rFonts w:ascii="Cambria" w:eastAsia="Cambria" w:hAnsi="Cambria" w:cs="Cambria"/>
              <w:kern w:val="0"/>
              <w:sz w:val="22"/>
              <w:szCs w:val="22"/>
            </w:rPr>
          </w:rPrChange>
        </w:rPr>
      </w:pPr>
      <w:r w:rsidRPr="007C5E36">
        <w:rPr>
          <w:rFonts w:ascii="Times New Roman" w:hAnsi="Times New Roman" w:cs="Times New Roman"/>
          <w:kern w:val="0"/>
          <w:sz w:val="22"/>
          <w:szCs w:val="22"/>
          <w:lang w:val="en-US"/>
          <w:rPrChange w:id="492" w:author="Anushree Balaji" w:date="2026-04-17T09:58:00Z" w16du:dateUtc="2026-04-17T04:28:00Z">
            <w:rPr>
              <w:rFonts w:ascii="Cambria" w:hAnsi="Cambria"/>
              <w:kern w:val="0"/>
              <w:sz w:val="22"/>
              <w:szCs w:val="22"/>
              <w:lang w:val="en-US"/>
            </w:rPr>
          </w:rPrChange>
        </w:rPr>
        <w:t>to improve readability, volatility values are labeled:</w:t>
      </w:r>
    </w:p>
    <w:p w14:paraId="542EF342" w14:textId="77777777" w:rsidR="00900E8E" w:rsidRPr="007C5E36" w:rsidRDefault="00900E8E">
      <w:pPr>
        <w:pStyle w:val="Body"/>
        <w:rPr>
          <w:rFonts w:ascii="Times New Roman" w:hAnsi="Times New Roman" w:cs="Times New Roman"/>
          <w:sz w:val="28"/>
          <w:szCs w:val="28"/>
          <w:rPrChange w:id="493" w:author="Anushree Balaji" w:date="2026-04-17T09:58:00Z" w16du:dateUtc="2026-04-17T04:28:00Z">
            <w:rPr>
              <w:sz w:val="28"/>
              <w:szCs w:val="28"/>
            </w:rPr>
          </w:rPrChange>
        </w:rPr>
      </w:pPr>
    </w:p>
    <w:p w14:paraId="2837039E" w14:textId="77777777" w:rsidR="00900E8E" w:rsidRPr="009C1274" w:rsidRDefault="00000000">
      <w:pPr>
        <w:pStyle w:val="Body"/>
        <w:rPr>
          <w:rFonts w:ascii="Times New Roman" w:hAnsi="Times New Roman" w:cs="Times New Roman"/>
          <w:b/>
          <w:bCs/>
          <w:sz w:val="40"/>
          <w:szCs w:val="40"/>
          <w:rPrChange w:id="494" w:author="Anushree Balaji" w:date="2026-04-17T10:02:00Z" w16du:dateUtc="2026-04-17T04:32:00Z">
            <w:rPr>
              <w:b/>
              <w:bCs/>
              <w:sz w:val="32"/>
              <w:szCs w:val="32"/>
            </w:rPr>
          </w:rPrChange>
        </w:rPr>
      </w:pPr>
      <w:r w:rsidRPr="009C1274">
        <w:rPr>
          <w:rFonts w:ascii="Times New Roman" w:hAnsi="Times New Roman" w:cs="Times New Roman"/>
          <w:b/>
          <w:bCs/>
          <w:sz w:val="40"/>
          <w:szCs w:val="40"/>
          <w:lang w:val="en-US"/>
          <w:rPrChange w:id="495" w:author="Anushree Balaji" w:date="2026-04-17T10:02:00Z" w16du:dateUtc="2026-04-17T04:32:00Z">
            <w:rPr>
              <w:b/>
              <w:bCs/>
              <w:sz w:val="32"/>
              <w:szCs w:val="32"/>
              <w:lang w:val="en-US"/>
            </w:rPr>
          </w:rPrChange>
        </w:rPr>
        <w:t>7. Observations and Learnings</w:t>
      </w:r>
    </w:p>
    <w:p w14:paraId="619299AA" w14:textId="77777777" w:rsidR="00900E8E" w:rsidRPr="007C5E36" w:rsidRDefault="00000000">
      <w:pPr>
        <w:pStyle w:val="Body"/>
        <w:numPr>
          <w:ilvl w:val="0"/>
          <w:numId w:val="4"/>
        </w:numPr>
        <w:rPr>
          <w:rFonts w:ascii="Times New Roman" w:hAnsi="Times New Roman" w:cs="Times New Roman"/>
          <w:sz w:val="28"/>
          <w:szCs w:val="28"/>
          <w:lang w:val="en-US"/>
          <w:rPrChange w:id="49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497" w:author="Anushree Balaji" w:date="2026-04-17T09:58:00Z" w16du:dateUtc="2026-04-17T04:28:00Z">
            <w:rPr>
              <w:sz w:val="28"/>
              <w:szCs w:val="28"/>
              <w:lang w:val="en-US"/>
            </w:rPr>
          </w:rPrChange>
        </w:rPr>
        <w:t>High volatility leads to more frequent trading decisions</w:t>
      </w:r>
    </w:p>
    <w:p w14:paraId="501E03B8" w14:textId="77777777" w:rsidR="00900E8E" w:rsidRPr="007C5E36" w:rsidRDefault="00000000">
      <w:pPr>
        <w:pStyle w:val="Body"/>
        <w:numPr>
          <w:ilvl w:val="0"/>
          <w:numId w:val="4"/>
        </w:numPr>
        <w:rPr>
          <w:rFonts w:ascii="Times New Roman" w:hAnsi="Times New Roman" w:cs="Times New Roman"/>
          <w:sz w:val="28"/>
          <w:szCs w:val="28"/>
          <w:lang w:val="en-US"/>
          <w:rPrChange w:id="49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499" w:author="Anushree Balaji" w:date="2026-04-17T09:58:00Z" w16du:dateUtc="2026-04-17T04:28:00Z">
            <w:rPr>
              <w:sz w:val="28"/>
              <w:szCs w:val="28"/>
              <w:lang w:val="en-US"/>
            </w:rPr>
          </w:rPrChange>
        </w:rPr>
        <w:t>Even with many stable days, extreme spikes/crashes dominate volatility</w:t>
      </w:r>
    </w:p>
    <w:p w14:paraId="2A819871" w14:textId="77777777" w:rsidR="00900E8E" w:rsidRPr="007C5E36" w:rsidRDefault="00000000">
      <w:pPr>
        <w:pStyle w:val="Body"/>
        <w:numPr>
          <w:ilvl w:val="0"/>
          <w:numId w:val="4"/>
        </w:numPr>
        <w:rPr>
          <w:rFonts w:ascii="Times New Roman" w:hAnsi="Times New Roman" w:cs="Times New Roman"/>
          <w:sz w:val="28"/>
          <w:szCs w:val="28"/>
          <w:lang w:val="en-US"/>
          <w:rPrChange w:id="50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01" w:author="Anushree Balaji" w:date="2026-04-17T09:58:00Z" w16du:dateUtc="2026-04-17T04:28:00Z">
            <w:rPr>
              <w:sz w:val="28"/>
              <w:szCs w:val="28"/>
              <w:lang w:val="en-US"/>
            </w:rPr>
          </w:rPrChange>
        </w:rPr>
        <w:t>Simple rule-based strategies can produce large returns but may not be realistic</w:t>
      </w:r>
    </w:p>
    <w:p w14:paraId="48C1DE6C" w14:textId="77777777" w:rsidR="00900E8E" w:rsidRPr="007C5E36" w:rsidRDefault="00000000">
      <w:pPr>
        <w:pStyle w:val="Body"/>
        <w:numPr>
          <w:ilvl w:val="0"/>
          <w:numId w:val="4"/>
        </w:numPr>
        <w:rPr>
          <w:rFonts w:ascii="Times New Roman" w:hAnsi="Times New Roman" w:cs="Times New Roman"/>
          <w:sz w:val="28"/>
          <w:szCs w:val="28"/>
          <w:lang w:val="en-US"/>
          <w:rPrChange w:id="502"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03" w:author="Anushree Balaji" w:date="2026-04-17T09:58:00Z" w16du:dateUtc="2026-04-17T04:28:00Z">
            <w:rPr>
              <w:sz w:val="28"/>
              <w:szCs w:val="28"/>
              <w:lang w:val="en-US"/>
            </w:rPr>
          </w:rPrChange>
        </w:rPr>
        <w:t>Separating backend and UI improves scalability</w:t>
      </w:r>
    </w:p>
    <w:p w14:paraId="507EB7FD" w14:textId="77777777" w:rsidR="00900E8E" w:rsidRPr="007C5E36" w:rsidDel="009C1274" w:rsidRDefault="00000000">
      <w:pPr>
        <w:pStyle w:val="Body"/>
        <w:numPr>
          <w:ilvl w:val="0"/>
          <w:numId w:val="4"/>
        </w:numPr>
        <w:rPr>
          <w:del w:id="504" w:author="Anushree Balaji" w:date="2026-04-17T10:02:00Z" w16du:dateUtc="2026-04-17T04:32:00Z"/>
          <w:rFonts w:ascii="Times New Roman" w:hAnsi="Times New Roman" w:cs="Times New Roman"/>
          <w:sz w:val="28"/>
          <w:szCs w:val="28"/>
          <w:lang w:val="en-US"/>
          <w:rPrChange w:id="505" w:author="Anushree Balaji" w:date="2026-04-17T09:58:00Z" w16du:dateUtc="2026-04-17T04:28:00Z">
            <w:rPr>
              <w:del w:id="506" w:author="Anushree Balaji" w:date="2026-04-17T10:02:00Z" w16du:dateUtc="2026-04-17T04:32:00Z"/>
              <w:sz w:val="28"/>
              <w:szCs w:val="28"/>
              <w:lang w:val="en-US"/>
            </w:rPr>
          </w:rPrChange>
        </w:rPr>
      </w:pPr>
      <w:r w:rsidRPr="007C5E36">
        <w:rPr>
          <w:rFonts w:ascii="Times New Roman" w:hAnsi="Times New Roman" w:cs="Times New Roman"/>
          <w:sz w:val="28"/>
          <w:szCs w:val="28"/>
          <w:lang w:val="en-US"/>
          <w:rPrChange w:id="507" w:author="Anushree Balaji" w:date="2026-04-17T09:58:00Z" w16du:dateUtc="2026-04-17T04:28:00Z">
            <w:rPr>
              <w:sz w:val="28"/>
              <w:szCs w:val="28"/>
              <w:lang w:val="en-US"/>
            </w:rPr>
          </w:rPrChange>
        </w:rPr>
        <w:t>Handling real-world data requires careful debugging</w:t>
      </w:r>
    </w:p>
    <w:p w14:paraId="28654E30" w14:textId="77777777" w:rsidR="00900E8E" w:rsidRPr="009C1274" w:rsidRDefault="00900E8E" w:rsidP="009C1274">
      <w:pPr>
        <w:pStyle w:val="Body"/>
        <w:numPr>
          <w:ilvl w:val="0"/>
          <w:numId w:val="4"/>
        </w:numPr>
        <w:rPr>
          <w:rFonts w:ascii="Times New Roman" w:hAnsi="Times New Roman" w:cs="Times New Roman"/>
          <w:sz w:val="28"/>
          <w:szCs w:val="28"/>
          <w:rPrChange w:id="508" w:author="Anushree Balaji" w:date="2026-04-17T10:02:00Z" w16du:dateUtc="2026-04-17T04:32:00Z">
            <w:rPr>
              <w:sz w:val="28"/>
              <w:szCs w:val="28"/>
            </w:rPr>
          </w:rPrChange>
        </w:rPr>
        <w:pPrChange w:id="509" w:author="Anushree Balaji" w:date="2026-04-17T10:02:00Z" w16du:dateUtc="2026-04-17T04:32:00Z">
          <w:pPr>
            <w:pStyle w:val="Body"/>
          </w:pPr>
        </w:pPrChange>
      </w:pPr>
    </w:p>
    <w:p w14:paraId="517542C8" w14:textId="77777777" w:rsidR="00900E8E" w:rsidRPr="009C1274" w:rsidRDefault="00000000">
      <w:pPr>
        <w:pStyle w:val="Body"/>
        <w:rPr>
          <w:rFonts w:ascii="Times New Roman" w:hAnsi="Times New Roman" w:cs="Times New Roman"/>
          <w:b/>
          <w:bCs/>
          <w:sz w:val="40"/>
          <w:szCs w:val="40"/>
          <w:rPrChange w:id="510" w:author="Anushree Balaji" w:date="2026-04-17T10:02:00Z" w16du:dateUtc="2026-04-17T04:32:00Z">
            <w:rPr>
              <w:b/>
              <w:bCs/>
              <w:sz w:val="32"/>
              <w:szCs w:val="32"/>
            </w:rPr>
          </w:rPrChange>
        </w:rPr>
      </w:pPr>
      <w:r w:rsidRPr="009C1274">
        <w:rPr>
          <w:rFonts w:ascii="Times New Roman" w:hAnsi="Times New Roman" w:cs="Times New Roman"/>
          <w:b/>
          <w:bCs/>
          <w:sz w:val="40"/>
          <w:szCs w:val="40"/>
          <w:rPrChange w:id="511" w:author="Anushree Balaji" w:date="2026-04-17T10:02:00Z" w16du:dateUtc="2026-04-17T04:32:00Z">
            <w:rPr>
              <w:b/>
              <w:bCs/>
              <w:sz w:val="32"/>
              <w:szCs w:val="32"/>
            </w:rPr>
          </w:rPrChange>
        </w:rPr>
        <w:lastRenderedPageBreak/>
        <w:t>8. Future Scope</w:t>
      </w:r>
    </w:p>
    <w:p w14:paraId="1A8FC71A" w14:textId="77777777" w:rsidR="00900E8E" w:rsidRPr="007C5E36" w:rsidRDefault="00000000">
      <w:pPr>
        <w:pStyle w:val="Body"/>
        <w:numPr>
          <w:ilvl w:val="0"/>
          <w:numId w:val="4"/>
        </w:numPr>
        <w:rPr>
          <w:rFonts w:ascii="Times New Roman" w:hAnsi="Times New Roman" w:cs="Times New Roman"/>
          <w:sz w:val="28"/>
          <w:szCs w:val="28"/>
          <w:lang w:val="en-US"/>
          <w:rPrChange w:id="512"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13" w:author="Anushree Balaji" w:date="2026-04-17T09:58:00Z" w16du:dateUtc="2026-04-17T04:28:00Z">
            <w:rPr>
              <w:sz w:val="28"/>
              <w:szCs w:val="28"/>
              <w:lang w:val="en-US"/>
            </w:rPr>
          </w:rPrChange>
        </w:rPr>
        <w:t>Improve trading strategy using risk management</w:t>
      </w:r>
    </w:p>
    <w:p w14:paraId="18D5FF1F" w14:textId="77777777" w:rsidR="00900E8E" w:rsidRPr="007C5E36" w:rsidRDefault="00000000">
      <w:pPr>
        <w:pStyle w:val="Body"/>
        <w:numPr>
          <w:ilvl w:val="0"/>
          <w:numId w:val="4"/>
        </w:numPr>
        <w:rPr>
          <w:rFonts w:ascii="Times New Roman" w:hAnsi="Times New Roman" w:cs="Times New Roman"/>
          <w:sz w:val="28"/>
          <w:szCs w:val="28"/>
          <w:lang w:val="en-US"/>
          <w:rPrChange w:id="514"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15" w:author="Anushree Balaji" w:date="2026-04-17T09:58:00Z" w16du:dateUtc="2026-04-17T04:28:00Z">
            <w:rPr>
              <w:sz w:val="28"/>
              <w:szCs w:val="28"/>
              <w:lang w:val="en-US"/>
            </w:rPr>
          </w:rPrChange>
        </w:rPr>
        <w:t>Add multiple traders (aggressive vs conservative)</w:t>
      </w:r>
    </w:p>
    <w:p w14:paraId="64A91776" w14:textId="77777777" w:rsidR="00900E8E" w:rsidRPr="007C5E36" w:rsidRDefault="00000000">
      <w:pPr>
        <w:pStyle w:val="Body"/>
        <w:numPr>
          <w:ilvl w:val="0"/>
          <w:numId w:val="4"/>
        </w:numPr>
        <w:rPr>
          <w:rFonts w:ascii="Times New Roman" w:hAnsi="Times New Roman" w:cs="Times New Roman"/>
          <w:sz w:val="28"/>
          <w:szCs w:val="28"/>
          <w:lang w:val="en-US"/>
          <w:rPrChange w:id="516"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17" w:author="Anushree Balaji" w:date="2026-04-17T09:58:00Z" w16du:dateUtc="2026-04-17T04:28:00Z">
            <w:rPr>
              <w:sz w:val="28"/>
              <w:szCs w:val="28"/>
              <w:lang w:val="en-US"/>
            </w:rPr>
          </w:rPrChange>
        </w:rPr>
        <w:t>Integrate real-time stock APIs</w:t>
      </w:r>
    </w:p>
    <w:p w14:paraId="45F5E37B" w14:textId="77777777" w:rsidR="00900E8E" w:rsidRPr="007C5E36" w:rsidRDefault="00000000">
      <w:pPr>
        <w:pStyle w:val="Body"/>
        <w:numPr>
          <w:ilvl w:val="0"/>
          <w:numId w:val="4"/>
        </w:numPr>
        <w:rPr>
          <w:rFonts w:ascii="Times New Roman" w:hAnsi="Times New Roman" w:cs="Times New Roman"/>
          <w:sz w:val="28"/>
          <w:szCs w:val="28"/>
          <w:lang w:val="en-US"/>
          <w:rPrChange w:id="518"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19" w:author="Anushree Balaji" w:date="2026-04-17T09:58:00Z" w16du:dateUtc="2026-04-17T04:28:00Z">
            <w:rPr>
              <w:sz w:val="28"/>
              <w:szCs w:val="28"/>
              <w:lang w:val="en-US"/>
            </w:rPr>
          </w:rPrChange>
        </w:rPr>
        <w:t>Enhance UI with better graphs and filters</w:t>
      </w:r>
    </w:p>
    <w:p w14:paraId="0524C8D1" w14:textId="77777777" w:rsidR="00900E8E" w:rsidRPr="007C5E36" w:rsidRDefault="00000000">
      <w:pPr>
        <w:pStyle w:val="Body"/>
        <w:numPr>
          <w:ilvl w:val="0"/>
          <w:numId w:val="4"/>
        </w:numPr>
        <w:rPr>
          <w:rFonts w:ascii="Times New Roman" w:hAnsi="Times New Roman" w:cs="Times New Roman"/>
          <w:sz w:val="28"/>
          <w:szCs w:val="28"/>
          <w:lang w:val="en-US"/>
          <w:rPrChange w:id="520" w:author="Anushree Balaji" w:date="2026-04-17T09:58:00Z" w16du:dateUtc="2026-04-17T04:28:00Z">
            <w:rPr>
              <w:sz w:val="28"/>
              <w:szCs w:val="28"/>
              <w:lang w:val="en-US"/>
            </w:rPr>
          </w:rPrChange>
        </w:rPr>
      </w:pPr>
      <w:r w:rsidRPr="007C5E36">
        <w:rPr>
          <w:rFonts w:ascii="Times New Roman" w:hAnsi="Times New Roman" w:cs="Times New Roman"/>
          <w:sz w:val="28"/>
          <w:szCs w:val="28"/>
          <w:lang w:val="en-US"/>
          <w:rPrChange w:id="521" w:author="Anushree Balaji" w:date="2026-04-17T09:58:00Z" w16du:dateUtc="2026-04-17T04:28:00Z">
            <w:rPr>
              <w:sz w:val="28"/>
              <w:szCs w:val="28"/>
              <w:lang w:val="en-US"/>
            </w:rPr>
          </w:rPrChange>
        </w:rPr>
        <w:t>Add machine learning for prediction</w:t>
      </w:r>
    </w:p>
    <w:p w14:paraId="6F38B950" w14:textId="77777777" w:rsidR="00900E8E" w:rsidRPr="007C5E36" w:rsidDel="009C1274" w:rsidRDefault="00900E8E">
      <w:pPr>
        <w:pStyle w:val="Body"/>
        <w:rPr>
          <w:del w:id="522" w:author="Anushree Balaji" w:date="2026-04-17T10:02:00Z" w16du:dateUtc="2026-04-17T04:32:00Z"/>
          <w:rFonts w:ascii="Times New Roman" w:hAnsi="Times New Roman" w:cs="Times New Roman"/>
          <w:sz w:val="28"/>
          <w:szCs w:val="28"/>
          <w:rPrChange w:id="523" w:author="Anushree Balaji" w:date="2026-04-17T09:58:00Z" w16du:dateUtc="2026-04-17T04:28:00Z">
            <w:rPr>
              <w:del w:id="524" w:author="Anushree Balaji" w:date="2026-04-17T10:02:00Z" w16du:dateUtc="2026-04-17T04:32:00Z"/>
              <w:sz w:val="28"/>
              <w:szCs w:val="28"/>
            </w:rPr>
          </w:rPrChange>
        </w:rPr>
      </w:pPr>
    </w:p>
    <w:p w14:paraId="6E2A2586" w14:textId="77777777" w:rsidR="00900E8E" w:rsidRPr="007C5E36" w:rsidDel="009C1274" w:rsidRDefault="00900E8E">
      <w:pPr>
        <w:pStyle w:val="Body"/>
        <w:rPr>
          <w:del w:id="525" w:author="Anushree Balaji" w:date="2026-04-17T10:02:00Z" w16du:dateUtc="2026-04-17T04:32:00Z"/>
          <w:rFonts w:ascii="Times New Roman" w:hAnsi="Times New Roman" w:cs="Times New Roman"/>
          <w:sz w:val="28"/>
          <w:szCs w:val="28"/>
          <w:rPrChange w:id="526" w:author="Anushree Balaji" w:date="2026-04-17T09:58:00Z" w16du:dateUtc="2026-04-17T04:28:00Z">
            <w:rPr>
              <w:del w:id="527" w:author="Anushree Balaji" w:date="2026-04-17T10:02:00Z" w16du:dateUtc="2026-04-17T04:32:00Z"/>
              <w:sz w:val="28"/>
              <w:szCs w:val="28"/>
            </w:rPr>
          </w:rPrChange>
        </w:rPr>
      </w:pPr>
    </w:p>
    <w:p w14:paraId="61EE826F" w14:textId="77777777" w:rsidR="00900E8E" w:rsidRPr="007C5E36" w:rsidDel="009C1274" w:rsidRDefault="00900E8E">
      <w:pPr>
        <w:pStyle w:val="Body"/>
        <w:rPr>
          <w:del w:id="528" w:author="Anushree Balaji" w:date="2026-04-17T10:02:00Z" w16du:dateUtc="2026-04-17T04:32:00Z"/>
          <w:rFonts w:ascii="Times New Roman" w:hAnsi="Times New Roman" w:cs="Times New Roman"/>
          <w:sz w:val="28"/>
          <w:szCs w:val="28"/>
          <w:rPrChange w:id="529" w:author="Anushree Balaji" w:date="2026-04-17T09:58:00Z" w16du:dateUtc="2026-04-17T04:28:00Z">
            <w:rPr>
              <w:del w:id="530" w:author="Anushree Balaji" w:date="2026-04-17T10:02:00Z" w16du:dateUtc="2026-04-17T04:32:00Z"/>
              <w:sz w:val="28"/>
              <w:szCs w:val="28"/>
            </w:rPr>
          </w:rPrChange>
        </w:rPr>
      </w:pPr>
    </w:p>
    <w:p w14:paraId="160EC6CD" w14:textId="77777777" w:rsidR="00900E8E" w:rsidRPr="007C5E36" w:rsidRDefault="00900E8E">
      <w:pPr>
        <w:pStyle w:val="Body"/>
        <w:rPr>
          <w:rFonts w:ascii="Times New Roman" w:hAnsi="Times New Roman" w:cs="Times New Roman"/>
          <w:sz w:val="28"/>
          <w:szCs w:val="28"/>
          <w:rPrChange w:id="531" w:author="Anushree Balaji" w:date="2026-04-17T09:58:00Z" w16du:dateUtc="2026-04-17T04:28:00Z">
            <w:rPr>
              <w:sz w:val="28"/>
              <w:szCs w:val="28"/>
            </w:rPr>
          </w:rPrChange>
        </w:rPr>
      </w:pPr>
    </w:p>
    <w:p w14:paraId="4FED5E38" w14:textId="77777777" w:rsidR="00900E8E" w:rsidRPr="009C1274" w:rsidRDefault="00000000">
      <w:pPr>
        <w:pStyle w:val="Body"/>
        <w:rPr>
          <w:rFonts w:ascii="Times New Roman" w:hAnsi="Times New Roman" w:cs="Times New Roman"/>
          <w:b/>
          <w:bCs/>
          <w:sz w:val="40"/>
          <w:szCs w:val="40"/>
          <w:rPrChange w:id="532" w:author="Anushree Balaji" w:date="2026-04-17T10:02:00Z" w16du:dateUtc="2026-04-17T04:32:00Z">
            <w:rPr>
              <w:b/>
              <w:bCs/>
              <w:sz w:val="32"/>
              <w:szCs w:val="32"/>
            </w:rPr>
          </w:rPrChange>
        </w:rPr>
      </w:pPr>
      <w:r w:rsidRPr="009C1274">
        <w:rPr>
          <w:rFonts w:ascii="Times New Roman" w:hAnsi="Times New Roman" w:cs="Times New Roman"/>
          <w:b/>
          <w:bCs/>
          <w:sz w:val="40"/>
          <w:szCs w:val="40"/>
          <w:lang w:val="it-IT"/>
          <w:rPrChange w:id="533" w:author="Anushree Balaji" w:date="2026-04-17T10:02:00Z" w16du:dateUtc="2026-04-17T04:32:00Z">
            <w:rPr>
              <w:b/>
              <w:bCs/>
              <w:sz w:val="32"/>
              <w:szCs w:val="32"/>
              <w:lang w:val="it-IT"/>
            </w:rPr>
          </w:rPrChange>
        </w:rPr>
        <w:t>9. Conclusion</w:t>
      </w:r>
    </w:p>
    <w:p w14:paraId="60446993" w14:textId="77777777" w:rsidR="00900E8E" w:rsidRPr="007C5E36" w:rsidRDefault="00000000">
      <w:pPr>
        <w:pStyle w:val="Body"/>
        <w:rPr>
          <w:rFonts w:ascii="Times New Roman" w:hAnsi="Times New Roman" w:cs="Times New Roman"/>
          <w:sz w:val="28"/>
          <w:szCs w:val="28"/>
          <w:rPrChange w:id="534" w:author="Anushree Balaji" w:date="2026-04-17T09:58:00Z" w16du:dateUtc="2026-04-17T04:28:00Z">
            <w:rPr>
              <w:sz w:val="28"/>
              <w:szCs w:val="28"/>
            </w:rPr>
          </w:rPrChange>
        </w:rPr>
      </w:pPr>
      <w:r w:rsidRPr="007C5E36">
        <w:rPr>
          <w:rFonts w:ascii="Times New Roman" w:hAnsi="Times New Roman" w:cs="Times New Roman"/>
          <w:sz w:val="28"/>
          <w:szCs w:val="28"/>
          <w:lang w:val="en-US"/>
          <w:rPrChange w:id="535" w:author="Anushree Balaji" w:date="2026-04-17T09:58:00Z" w16du:dateUtc="2026-04-17T04:28:00Z">
            <w:rPr>
              <w:sz w:val="28"/>
              <w:szCs w:val="28"/>
              <w:lang w:val="en-US"/>
            </w:rPr>
          </w:rPrChange>
        </w:rPr>
        <w:t>The project successfully demonstrates how stock market data can be analysed using Java to detect volatility patterns and simulate trading behaviour. It combines object-oriented design with practical financial logic and user interface integration.</w:t>
      </w:r>
    </w:p>
    <w:p w14:paraId="3B93276F" w14:textId="77777777" w:rsidR="00900E8E" w:rsidRPr="007C5E36" w:rsidRDefault="00000000">
      <w:pPr>
        <w:pStyle w:val="Body"/>
        <w:rPr>
          <w:rFonts w:ascii="Times New Roman" w:hAnsi="Times New Roman" w:cs="Times New Roman"/>
          <w:sz w:val="28"/>
          <w:szCs w:val="28"/>
          <w:rPrChange w:id="536" w:author="Anushree Balaji" w:date="2026-04-17T09:58:00Z" w16du:dateUtc="2026-04-17T04:28:00Z">
            <w:rPr>
              <w:sz w:val="28"/>
              <w:szCs w:val="28"/>
            </w:rPr>
          </w:rPrChange>
        </w:rPr>
      </w:pPr>
      <w:r w:rsidRPr="007C5E36">
        <w:rPr>
          <w:rFonts w:ascii="Times New Roman" w:hAnsi="Times New Roman" w:cs="Times New Roman"/>
          <w:sz w:val="28"/>
          <w:szCs w:val="28"/>
          <w:lang w:val="en-US"/>
          <w:rPrChange w:id="537" w:author="Anushree Balaji" w:date="2026-04-17T09:58:00Z" w16du:dateUtc="2026-04-17T04:28:00Z">
            <w:rPr>
              <w:sz w:val="28"/>
              <w:szCs w:val="28"/>
              <w:lang w:val="en-US"/>
            </w:rPr>
          </w:rPrChange>
        </w:rPr>
        <w:t>The system provides insights into how volatility affects trading decisions and portfolio performance, making it a strong foundation for further development in financial analytics and simulation systems.</w:t>
      </w:r>
    </w:p>
    <w:p w14:paraId="175CB0E8" w14:textId="77777777" w:rsidR="00900E8E" w:rsidRPr="007C5E36" w:rsidRDefault="00900E8E">
      <w:pPr>
        <w:pStyle w:val="Body"/>
        <w:rPr>
          <w:rFonts w:ascii="Times New Roman" w:hAnsi="Times New Roman" w:cs="Times New Roman"/>
          <w:rPrChange w:id="538" w:author="Anushree Balaji" w:date="2026-04-17T09:58:00Z" w16du:dateUtc="2026-04-17T04:28:00Z">
            <w:rPr/>
          </w:rPrChange>
        </w:rPr>
      </w:pPr>
    </w:p>
    <w:sectPr w:rsidR="00900E8E" w:rsidRPr="007C5E36">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EC58" w14:textId="77777777" w:rsidR="00867C0D" w:rsidRDefault="00867C0D">
      <w:r>
        <w:separator/>
      </w:r>
    </w:p>
  </w:endnote>
  <w:endnote w:type="continuationSeparator" w:id="0">
    <w:p w14:paraId="212F0139" w14:textId="77777777" w:rsidR="00867C0D" w:rsidRDefault="00867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Bold">
    <w:panose1 w:val="0204080305040603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6488" w14:textId="77777777" w:rsidR="00900E8E" w:rsidRDefault="00000000">
    <w:pPr>
      <w:pStyle w:val="Footer"/>
      <w:jc w:val="right"/>
    </w:pPr>
    <w:r>
      <w:t xml:space="preserve">Page | </w:t>
    </w:r>
    <w:r>
      <w:fldChar w:fldCharType="begin"/>
    </w:r>
    <w:r>
      <w:instrText xml:space="preserve"> PAGE </w:instrText>
    </w:r>
    <w:r>
      <w:fldChar w:fldCharType="separate"/>
    </w:r>
    <w:r w:rsidR="005A2B0F">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ACF56" w14:textId="77777777" w:rsidR="00867C0D" w:rsidRDefault="00867C0D">
      <w:r>
        <w:separator/>
      </w:r>
    </w:p>
  </w:footnote>
  <w:footnote w:type="continuationSeparator" w:id="0">
    <w:p w14:paraId="34D017C8" w14:textId="77777777" w:rsidR="00867C0D" w:rsidRDefault="00867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68A7" w14:textId="77777777" w:rsidR="00900E8E" w:rsidRDefault="00900E8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52F"/>
    <w:multiLevelType w:val="hybridMultilevel"/>
    <w:tmpl w:val="5ED0EBF8"/>
    <w:styleLink w:val="Bullets"/>
    <w:lvl w:ilvl="0" w:tplc="0D467090">
      <w:start w:val="1"/>
      <w:numFmt w:val="bullet"/>
      <w:lvlText w:val="•"/>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B7C6D938">
      <w:start w:val="1"/>
      <w:numFmt w:val="bullet"/>
      <w:lvlText w:val="•"/>
      <w:lvlJc w:val="left"/>
      <w:pPr>
        <w:ind w:left="8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E0BE79F4">
      <w:start w:val="1"/>
      <w:numFmt w:val="bullet"/>
      <w:lvlText w:val="•"/>
      <w:lvlJc w:val="left"/>
      <w:pPr>
        <w:ind w:left="1421" w:hanging="221"/>
      </w:pPr>
      <w:rPr>
        <w:rFonts w:hAnsi="Arial Unicode MS"/>
        <w:caps w:val="0"/>
        <w:smallCaps w:val="0"/>
        <w:strike w:val="0"/>
        <w:dstrike w:val="0"/>
        <w:outline w:val="0"/>
        <w:emboss w:val="0"/>
        <w:imprint w:val="0"/>
        <w:spacing w:val="0"/>
        <w:w w:val="100"/>
        <w:kern w:val="0"/>
        <w:position w:val="0"/>
        <w:highlight w:val="none"/>
        <w:vertAlign w:val="baseline"/>
      </w:rPr>
    </w:lvl>
    <w:lvl w:ilvl="3" w:tplc="17D82B82">
      <w:start w:val="1"/>
      <w:numFmt w:val="bullet"/>
      <w:lvlText w:val="•"/>
      <w:lvlJc w:val="left"/>
      <w:pPr>
        <w:ind w:left="2021" w:hanging="221"/>
      </w:pPr>
      <w:rPr>
        <w:rFonts w:hAnsi="Arial Unicode MS"/>
        <w:caps w:val="0"/>
        <w:smallCaps w:val="0"/>
        <w:strike w:val="0"/>
        <w:dstrike w:val="0"/>
        <w:outline w:val="0"/>
        <w:emboss w:val="0"/>
        <w:imprint w:val="0"/>
        <w:spacing w:val="0"/>
        <w:w w:val="100"/>
        <w:kern w:val="0"/>
        <w:position w:val="0"/>
        <w:highlight w:val="none"/>
        <w:vertAlign w:val="baseline"/>
      </w:rPr>
    </w:lvl>
    <w:lvl w:ilvl="4" w:tplc="7720654E">
      <w:start w:val="1"/>
      <w:numFmt w:val="bullet"/>
      <w:lvlText w:val="•"/>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 w:ilvl="5" w:tplc="F036D78E">
      <w:start w:val="1"/>
      <w:numFmt w:val="bullet"/>
      <w:lvlText w:val="•"/>
      <w:lvlJc w:val="left"/>
      <w:pPr>
        <w:ind w:left="3221" w:hanging="221"/>
      </w:pPr>
      <w:rPr>
        <w:rFonts w:hAnsi="Arial Unicode MS"/>
        <w:caps w:val="0"/>
        <w:smallCaps w:val="0"/>
        <w:strike w:val="0"/>
        <w:dstrike w:val="0"/>
        <w:outline w:val="0"/>
        <w:emboss w:val="0"/>
        <w:imprint w:val="0"/>
        <w:spacing w:val="0"/>
        <w:w w:val="100"/>
        <w:kern w:val="0"/>
        <w:position w:val="0"/>
        <w:highlight w:val="none"/>
        <w:vertAlign w:val="baseline"/>
      </w:rPr>
    </w:lvl>
    <w:lvl w:ilvl="6" w:tplc="13FACD0E">
      <w:start w:val="1"/>
      <w:numFmt w:val="bullet"/>
      <w:lvlText w:val="•"/>
      <w:lvlJc w:val="left"/>
      <w:pPr>
        <w:ind w:left="3821" w:hanging="221"/>
      </w:pPr>
      <w:rPr>
        <w:rFonts w:hAnsi="Arial Unicode MS"/>
        <w:caps w:val="0"/>
        <w:smallCaps w:val="0"/>
        <w:strike w:val="0"/>
        <w:dstrike w:val="0"/>
        <w:outline w:val="0"/>
        <w:emboss w:val="0"/>
        <w:imprint w:val="0"/>
        <w:spacing w:val="0"/>
        <w:w w:val="100"/>
        <w:kern w:val="0"/>
        <w:position w:val="0"/>
        <w:highlight w:val="none"/>
        <w:vertAlign w:val="baseline"/>
      </w:rPr>
    </w:lvl>
    <w:lvl w:ilvl="7" w:tplc="33441430">
      <w:start w:val="1"/>
      <w:numFmt w:val="bullet"/>
      <w:lvlText w:val="•"/>
      <w:lvlJc w:val="left"/>
      <w:pPr>
        <w:ind w:left="4421" w:hanging="221"/>
      </w:pPr>
      <w:rPr>
        <w:rFonts w:hAnsi="Arial Unicode MS"/>
        <w:caps w:val="0"/>
        <w:smallCaps w:val="0"/>
        <w:strike w:val="0"/>
        <w:dstrike w:val="0"/>
        <w:outline w:val="0"/>
        <w:emboss w:val="0"/>
        <w:imprint w:val="0"/>
        <w:spacing w:val="0"/>
        <w:w w:val="100"/>
        <w:kern w:val="0"/>
        <w:position w:val="0"/>
        <w:highlight w:val="none"/>
        <w:vertAlign w:val="baseline"/>
      </w:rPr>
    </w:lvl>
    <w:lvl w:ilvl="8" w:tplc="C8E226AA">
      <w:start w:val="1"/>
      <w:numFmt w:val="bullet"/>
      <w:lvlText w:val="•"/>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C392FFD"/>
    <w:multiLevelType w:val="hybridMultilevel"/>
    <w:tmpl w:val="69E051CA"/>
    <w:styleLink w:val="Numbered"/>
    <w:lvl w:ilvl="0" w:tplc="3BF23CAE">
      <w:start w:val="1"/>
      <w:numFmt w:val="decimal"/>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30F46648">
      <w:start w:val="1"/>
      <w:numFmt w:val="decimal"/>
      <w:lvlText w:val="%2."/>
      <w:lvlJc w:val="left"/>
      <w:pPr>
        <w:ind w:left="11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40DA3C96">
      <w:start w:val="1"/>
      <w:numFmt w:val="decimal"/>
      <w:lvlText w:val="%3."/>
      <w:lvlJc w:val="left"/>
      <w:pPr>
        <w:ind w:left="19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9A924A4C">
      <w:start w:val="1"/>
      <w:numFmt w:val="decimal"/>
      <w:lvlText w:val="%4."/>
      <w:lvlJc w:val="left"/>
      <w:pPr>
        <w:ind w:left="27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B0AEBA6A">
      <w:start w:val="1"/>
      <w:numFmt w:val="decimal"/>
      <w:lvlText w:val="%5."/>
      <w:lvlJc w:val="left"/>
      <w:pPr>
        <w:ind w:left="35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110E8E44">
      <w:start w:val="1"/>
      <w:numFmt w:val="decimal"/>
      <w:lvlText w:val="%6."/>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3E5CCD3E">
      <w:start w:val="1"/>
      <w:numFmt w:val="decimal"/>
      <w:lvlText w:val="%7."/>
      <w:lvlJc w:val="left"/>
      <w:pPr>
        <w:ind w:left="51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705CED42">
      <w:start w:val="1"/>
      <w:numFmt w:val="decimal"/>
      <w:lvlText w:val="%8."/>
      <w:lvlJc w:val="left"/>
      <w:pPr>
        <w:ind w:left="59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B35C5FAC">
      <w:start w:val="1"/>
      <w:numFmt w:val="decimal"/>
      <w:lvlText w:val="%9."/>
      <w:lvlJc w:val="left"/>
      <w:pPr>
        <w:ind w:left="67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1286BAC"/>
    <w:multiLevelType w:val="hybridMultilevel"/>
    <w:tmpl w:val="5ED0EBF8"/>
    <w:numStyleLink w:val="Bullets"/>
  </w:abstractNum>
  <w:abstractNum w:abstractNumId="3" w15:restartNumberingAfterBreak="0">
    <w:nsid w:val="61D27B30"/>
    <w:multiLevelType w:val="hybridMultilevel"/>
    <w:tmpl w:val="69E051CA"/>
    <w:numStyleLink w:val="Numbered"/>
  </w:abstractNum>
  <w:num w:numId="1" w16cid:durableId="2044862981">
    <w:abstractNumId w:val="0"/>
  </w:num>
  <w:num w:numId="2" w16cid:durableId="1413351414">
    <w:abstractNumId w:val="2"/>
  </w:num>
  <w:num w:numId="3" w16cid:durableId="2440297">
    <w:abstractNumId w:val="2"/>
    <w:lvlOverride w:ilvl="0">
      <w:lvl w:ilvl="0" w:tplc="E2D8217A">
        <w:start w:val="1"/>
        <w:numFmt w:val="bullet"/>
        <w:lvlText w:val="•"/>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CFE714A">
        <w:start w:val="1"/>
        <w:numFmt w:val="bullet"/>
        <w:lvlText w:val="•"/>
        <w:lvlJc w:val="left"/>
        <w:pPr>
          <w:ind w:left="853" w:hanging="25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F90744E">
        <w:start w:val="1"/>
        <w:numFmt w:val="bullet"/>
        <w:lvlText w:val="•"/>
        <w:lvlJc w:val="left"/>
        <w:pPr>
          <w:ind w:left="14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A8A1A9E">
        <w:start w:val="1"/>
        <w:numFmt w:val="bullet"/>
        <w:lvlText w:val="•"/>
        <w:lvlJc w:val="left"/>
        <w:pPr>
          <w:ind w:left="20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2DA6894">
        <w:start w:val="1"/>
        <w:numFmt w:val="bullet"/>
        <w:lvlText w:val="•"/>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66684B4">
        <w:start w:val="1"/>
        <w:numFmt w:val="bullet"/>
        <w:lvlText w:val="•"/>
        <w:lvlJc w:val="left"/>
        <w:pPr>
          <w:ind w:left="32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E82E59E">
        <w:start w:val="1"/>
        <w:numFmt w:val="bullet"/>
        <w:lvlText w:val="•"/>
        <w:lvlJc w:val="left"/>
        <w:pPr>
          <w:ind w:left="38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0E8E7A2">
        <w:start w:val="1"/>
        <w:numFmt w:val="bullet"/>
        <w:lvlText w:val="•"/>
        <w:lvlJc w:val="left"/>
        <w:pPr>
          <w:ind w:left="44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DF65E5C">
        <w:start w:val="1"/>
        <w:numFmt w:val="bullet"/>
        <w:lvlText w:val="•"/>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2087258846">
    <w:abstractNumId w:val="2"/>
    <w:lvlOverride w:ilvl="0">
      <w:lvl w:ilvl="0" w:tplc="E2D8217A">
        <w:start w:val="1"/>
        <w:numFmt w:val="bullet"/>
        <w:lvlText w:val="•"/>
        <w:lvlJc w:val="left"/>
        <w:pPr>
          <w:ind w:left="2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CFE714A">
        <w:start w:val="1"/>
        <w:numFmt w:val="bullet"/>
        <w:lvlText w:val="•"/>
        <w:lvlJc w:val="left"/>
        <w:pPr>
          <w:ind w:left="8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F90744E">
        <w:start w:val="1"/>
        <w:numFmt w:val="bullet"/>
        <w:lvlText w:val="•"/>
        <w:lvlJc w:val="left"/>
        <w:pPr>
          <w:ind w:left="14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A8A1A9E">
        <w:start w:val="1"/>
        <w:numFmt w:val="bullet"/>
        <w:lvlText w:val="•"/>
        <w:lvlJc w:val="left"/>
        <w:pPr>
          <w:ind w:left="20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2DA6894">
        <w:start w:val="1"/>
        <w:numFmt w:val="bullet"/>
        <w:lvlText w:val="•"/>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66684B4">
        <w:start w:val="1"/>
        <w:numFmt w:val="bullet"/>
        <w:lvlText w:val="•"/>
        <w:lvlJc w:val="left"/>
        <w:pPr>
          <w:ind w:left="32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E82E59E">
        <w:start w:val="1"/>
        <w:numFmt w:val="bullet"/>
        <w:lvlText w:val="•"/>
        <w:lvlJc w:val="left"/>
        <w:pPr>
          <w:ind w:left="38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0E8E7A2">
        <w:start w:val="1"/>
        <w:numFmt w:val="bullet"/>
        <w:lvlText w:val="•"/>
        <w:lvlJc w:val="left"/>
        <w:pPr>
          <w:ind w:left="44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DF65E5C">
        <w:start w:val="1"/>
        <w:numFmt w:val="bullet"/>
        <w:lvlText w:val="•"/>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16cid:durableId="361588709">
    <w:abstractNumId w:val="1"/>
  </w:num>
  <w:num w:numId="6" w16cid:durableId="111442884">
    <w:abstractNumId w:val="3"/>
  </w:num>
  <w:num w:numId="7" w16cid:durableId="1345285243">
    <w:abstractNumId w:val="3"/>
    <w:lvlOverride w:ilvl="0">
      <w:lvl w:ilvl="0" w:tplc="875080E6">
        <w:start w:val="1"/>
        <w:numFmt w:val="decimal"/>
        <w:lvlText w:val="%1."/>
        <w:lvlJc w:val="left"/>
        <w:pPr>
          <w:ind w:left="295" w:hanging="29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9314CCA4">
        <w:start w:val="1"/>
        <w:numFmt w:val="decimal"/>
        <w:lvlText w:val="%2."/>
        <w:lvlJc w:val="left"/>
        <w:pPr>
          <w:ind w:left="11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34C0FF3A">
        <w:start w:val="1"/>
        <w:numFmt w:val="decimal"/>
        <w:lvlText w:val="%3."/>
        <w:lvlJc w:val="left"/>
        <w:pPr>
          <w:ind w:left="19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E8CA1AB8">
        <w:start w:val="1"/>
        <w:numFmt w:val="decimal"/>
        <w:lvlText w:val="%4."/>
        <w:lvlJc w:val="left"/>
        <w:pPr>
          <w:ind w:left="27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875C7842">
        <w:start w:val="1"/>
        <w:numFmt w:val="decimal"/>
        <w:lvlText w:val="%5."/>
        <w:lvlJc w:val="left"/>
        <w:pPr>
          <w:ind w:left="35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68E69D2">
        <w:start w:val="1"/>
        <w:numFmt w:val="decimal"/>
        <w:lvlText w:val="%6."/>
        <w:lvlJc w:val="left"/>
        <w:pPr>
          <w:ind w:left="43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321CD2AC">
        <w:start w:val="1"/>
        <w:numFmt w:val="decimal"/>
        <w:lvlText w:val="%7."/>
        <w:lvlJc w:val="left"/>
        <w:pPr>
          <w:ind w:left="51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A268E2B4">
        <w:start w:val="1"/>
        <w:numFmt w:val="decimal"/>
        <w:lvlText w:val="%8."/>
        <w:lvlJc w:val="left"/>
        <w:pPr>
          <w:ind w:left="59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B2B8AC42">
        <w:start w:val="1"/>
        <w:numFmt w:val="decimal"/>
        <w:lvlText w:val="%9."/>
        <w:lvlJc w:val="left"/>
        <w:pPr>
          <w:ind w:left="671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8" w16cid:durableId="1603564066">
    <w:abstractNumId w:val="2"/>
    <w:lvlOverride w:ilvl="0">
      <w:lvl w:ilvl="0" w:tplc="E2D8217A">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8CFE714A">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F90744E">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A8A1A9E">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2DA6894">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66684B4">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E82E59E">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0E8E7A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DF65E5C">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shree Balaji">
    <w15:presenceInfo w15:providerId="Windows Live" w15:userId="e59516f262f169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8E"/>
    <w:rsid w:val="001414FB"/>
    <w:rsid w:val="00314AC1"/>
    <w:rsid w:val="004D0F24"/>
    <w:rsid w:val="005A2B0F"/>
    <w:rsid w:val="00677D0C"/>
    <w:rsid w:val="007C5E36"/>
    <w:rsid w:val="00867C0D"/>
    <w:rsid w:val="00900E8E"/>
    <w:rsid w:val="009C1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EBF4F"/>
  <w15:docId w15:val="{DAF85F14-03C0-42DD-8F67-D8CF407F7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kern w:val="2"/>
      <w:sz w:val="24"/>
      <w:szCs w:val="24"/>
      <w:u w:color="000000"/>
      <w:lang w:val="en-US"/>
    </w:rPr>
  </w:style>
  <w:style w:type="paragraph" w:customStyle="1" w:styleId="Body">
    <w:name w:val="Body"/>
    <w:pPr>
      <w:spacing w:after="160" w:line="278" w:lineRule="auto"/>
    </w:pPr>
    <w:rPr>
      <w:rFonts w:ascii="Calibri" w:eastAsia="Calibri" w:hAnsi="Calibri" w:cs="Calibri"/>
      <w:color w:val="000000"/>
      <w:kern w:val="2"/>
      <w:sz w:val="24"/>
      <w:szCs w:val="24"/>
      <w:u w:color="000000"/>
      <w14:textOutline w14:w="0" w14:cap="flat" w14:cmpd="sng" w14:algn="ctr">
        <w14:noFill/>
        <w14:prstDash w14:val="solid"/>
        <w14:bevel/>
      </w14:textOutline>
    </w:rPr>
  </w:style>
  <w:style w:type="numbering" w:customStyle="1" w:styleId="Bullets">
    <w:name w:val="Bullets"/>
    <w:pPr>
      <w:numPr>
        <w:numId w:val="1"/>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Numbered">
    <w:name w:val="Numbered"/>
    <w:pPr>
      <w:numPr>
        <w:numId w:val="5"/>
      </w:numPr>
    </w:pPr>
  </w:style>
  <w:style w:type="paragraph" w:styleId="Revision">
    <w:name w:val="Revision"/>
    <w:hidden/>
    <w:uiPriority w:val="99"/>
    <w:semiHidden/>
    <w:rsid w:val="005A2B0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Anushree Balaji</cp:lastModifiedBy>
  <cp:revision>8</cp:revision>
  <dcterms:created xsi:type="dcterms:W3CDTF">2026-04-17T04:26:00Z</dcterms:created>
  <dcterms:modified xsi:type="dcterms:W3CDTF">2026-04-17T04:34:00Z</dcterms:modified>
</cp:coreProperties>
</file>